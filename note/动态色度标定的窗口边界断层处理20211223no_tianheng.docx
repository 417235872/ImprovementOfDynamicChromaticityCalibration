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A1759" w14:textId="5A2EBDBA" w:rsidR="00B479E6" w:rsidRPr="00231B9D" w:rsidRDefault="00B479E6" w:rsidP="00B479E6">
      <w:pPr>
        <w:jc w:val="center"/>
        <w:rPr>
          <w:ins w:id="0" w:author="田 恒" w:date="2021-12-22T18:34:00Z"/>
          <w:rFonts w:eastAsia="黑体"/>
          <w:b/>
          <w:bCs/>
          <w:color w:val="C00000"/>
          <w:kern w:val="0"/>
          <w:sz w:val="30"/>
        </w:rPr>
      </w:pPr>
      <w:bookmarkStart w:id="1" w:name="_Hlk91089641"/>
      <w:ins w:id="2" w:author="田 恒" w:date="2021-12-22T18:34:00Z">
        <w:r w:rsidRPr="00231B9D">
          <w:rPr>
            <w:rFonts w:eastAsia="黑体" w:hint="eastAsia"/>
            <w:b/>
            <w:bCs/>
            <w:color w:val="C00000"/>
            <w:kern w:val="0"/>
            <w:sz w:val="30"/>
          </w:rPr>
          <w:t>方位成像测井数据动态色度标定窗口</w:t>
        </w:r>
      </w:ins>
      <w:ins w:id="3" w:author="田 恒" w:date="2021-12-23T10:42:00Z">
        <w:r w:rsidR="007F0EAE">
          <w:rPr>
            <w:rFonts w:eastAsia="黑体" w:hint="eastAsia"/>
            <w:b/>
            <w:bCs/>
            <w:color w:val="C00000"/>
            <w:kern w:val="0"/>
            <w:sz w:val="30"/>
          </w:rPr>
          <w:t>边缘台阶</w:t>
        </w:r>
      </w:ins>
      <w:ins w:id="4" w:author="田 恒" w:date="2021-12-22T18:34:00Z">
        <w:r w:rsidRPr="00231B9D">
          <w:rPr>
            <w:rFonts w:eastAsia="黑体" w:hint="eastAsia"/>
            <w:b/>
            <w:bCs/>
            <w:color w:val="C00000"/>
            <w:kern w:val="0"/>
            <w:sz w:val="30"/>
          </w:rPr>
          <w:t>处理方法</w:t>
        </w:r>
      </w:ins>
    </w:p>
    <w:p w14:paraId="282E7ED0" w14:textId="77777777" w:rsidR="00B479E6" w:rsidRDefault="00B479E6" w:rsidP="00B479E6">
      <w:pPr>
        <w:jc w:val="center"/>
        <w:rPr>
          <w:ins w:id="5" w:author="田 恒" w:date="2021-12-22T18:34:00Z"/>
          <w:rFonts w:eastAsia="仿宋_GB2312"/>
          <w:kern w:val="0"/>
          <w:szCs w:val="21"/>
        </w:rPr>
      </w:pPr>
    </w:p>
    <w:p w14:paraId="1AC3B500" w14:textId="05C64505" w:rsidR="00B479E6" w:rsidRPr="00231B9D" w:rsidRDefault="00B479E6" w:rsidP="00B479E6">
      <w:pPr>
        <w:jc w:val="center"/>
        <w:rPr>
          <w:ins w:id="6" w:author="田 恒" w:date="2021-12-22T18:34:00Z"/>
          <w:rFonts w:eastAsia="仿宋_GB2312"/>
          <w:kern w:val="0"/>
          <w:sz w:val="28"/>
        </w:rPr>
      </w:pPr>
      <w:proofErr w:type="gramStart"/>
      <w:ins w:id="7" w:author="田 恒" w:date="2021-12-22T18:34:00Z">
        <w:r>
          <w:rPr>
            <w:rFonts w:eastAsia="仿宋_GB2312" w:hint="eastAsia"/>
            <w:kern w:val="0"/>
            <w:sz w:val="28"/>
          </w:rPr>
          <w:t>田恒</w:t>
        </w:r>
        <w:proofErr w:type="gramEnd"/>
        <w:r>
          <w:rPr>
            <w:rFonts w:eastAsia="仿宋_GB2312"/>
            <w:kern w:val="0"/>
            <w:sz w:val="28"/>
            <w:vertAlign w:val="superscript"/>
          </w:rPr>
          <w:t>1</w:t>
        </w:r>
        <w:r>
          <w:rPr>
            <w:rFonts w:eastAsia="仿宋_GB2312" w:hint="eastAsia"/>
            <w:kern w:val="0"/>
            <w:sz w:val="28"/>
          </w:rPr>
          <w:t>，刘军涛</w:t>
        </w:r>
        <w:r>
          <w:rPr>
            <w:rFonts w:eastAsia="仿宋_GB2312" w:hint="eastAsia"/>
            <w:kern w:val="0"/>
            <w:sz w:val="28"/>
          </w:rPr>
          <w:t>*</w:t>
        </w:r>
        <w:r>
          <w:rPr>
            <w:rFonts w:eastAsia="仿宋_GB2312"/>
            <w:kern w:val="0"/>
            <w:sz w:val="28"/>
            <w:vertAlign w:val="superscript"/>
          </w:rPr>
          <w:t>1</w:t>
        </w:r>
        <w:r>
          <w:rPr>
            <w:rFonts w:eastAsia="仿宋_GB2312" w:hint="eastAsia"/>
            <w:kern w:val="0"/>
            <w:sz w:val="28"/>
          </w:rPr>
          <w:t>，刘志毅</w:t>
        </w:r>
        <w:r>
          <w:rPr>
            <w:rFonts w:eastAsia="仿宋_GB2312" w:hint="eastAsia"/>
            <w:kern w:val="0"/>
            <w:sz w:val="28"/>
          </w:rPr>
          <w:t>**</w:t>
        </w:r>
        <w:r>
          <w:rPr>
            <w:rFonts w:eastAsia="仿宋_GB2312"/>
            <w:kern w:val="0"/>
            <w:sz w:val="28"/>
            <w:vertAlign w:val="superscript"/>
          </w:rPr>
          <w:t>1</w:t>
        </w:r>
        <w:r>
          <w:rPr>
            <w:rFonts w:eastAsia="仿宋_GB2312" w:hint="eastAsia"/>
            <w:kern w:val="0"/>
            <w:sz w:val="28"/>
          </w:rPr>
          <w:t>，</w:t>
        </w:r>
        <w:r w:rsidRPr="00231B9D">
          <w:rPr>
            <w:rFonts w:eastAsia="仿宋_GB2312" w:hint="eastAsia"/>
            <w:kern w:val="0"/>
            <w:sz w:val="28"/>
          </w:rPr>
          <w:t>刘英明</w:t>
        </w:r>
        <w:r>
          <w:rPr>
            <w:rFonts w:eastAsia="仿宋_GB2312"/>
            <w:iCs/>
            <w:kern w:val="0"/>
            <w:sz w:val="28"/>
            <w:vertAlign w:val="superscript"/>
          </w:rPr>
          <w:t>2</w:t>
        </w:r>
        <w:r w:rsidRPr="00231B9D">
          <w:rPr>
            <w:rFonts w:eastAsia="仿宋_GB2312" w:hint="eastAsia"/>
            <w:iCs/>
            <w:kern w:val="0"/>
            <w:sz w:val="28"/>
          </w:rPr>
          <w:t>，袁超</w:t>
        </w:r>
      </w:ins>
      <w:ins w:id="8" w:author="田 恒" w:date="2021-12-22T21:13:00Z">
        <w:r w:rsidR="00456E98">
          <w:rPr>
            <w:rFonts w:eastAsia="仿宋_GB2312" w:hint="eastAsia"/>
            <w:iCs/>
            <w:kern w:val="0"/>
            <w:sz w:val="28"/>
            <w:vertAlign w:val="superscript"/>
          </w:rPr>
          <w:t>2</w:t>
        </w:r>
      </w:ins>
    </w:p>
    <w:p w14:paraId="610386C2" w14:textId="0500C981" w:rsidR="00B479E6" w:rsidRDefault="00B479E6" w:rsidP="00B479E6">
      <w:pPr>
        <w:jc w:val="center"/>
        <w:rPr>
          <w:ins w:id="9" w:author="田 恒" w:date="2021-12-22T18:34:00Z"/>
          <w:kern w:val="0"/>
          <w:sz w:val="18"/>
          <w:szCs w:val="18"/>
        </w:rPr>
      </w:pPr>
      <w:ins w:id="10" w:author="田 恒" w:date="2021-12-22T18:34:00Z">
        <w:r>
          <w:rPr>
            <w:rFonts w:hint="eastAsia"/>
            <w:kern w:val="0"/>
            <w:sz w:val="18"/>
            <w:szCs w:val="18"/>
          </w:rPr>
          <w:t>(</w:t>
        </w:r>
        <w:r>
          <w:rPr>
            <w:kern w:val="0"/>
            <w:sz w:val="18"/>
            <w:szCs w:val="18"/>
          </w:rPr>
          <w:t>1.</w:t>
        </w:r>
        <w:r>
          <w:rPr>
            <w:rFonts w:hint="eastAsia"/>
            <w:kern w:val="0"/>
            <w:sz w:val="18"/>
            <w:szCs w:val="18"/>
          </w:rPr>
          <w:t xml:space="preserve"> </w:t>
        </w:r>
        <w:r w:rsidRPr="00231B9D">
          <w:rPr>
            <w:rFonts w:hint="eastAsia"/>
            <w:kern w:val="0"/>
            <w:sz w:val="18"/>
            <w:szCs w:val="18"/>
          </w:rPr>
          <w:t>兰州大学</w:t>
        </w:r>
        <w:r w:rsidRPr="00231B9D">
          <w:rPr>
            <w:rFonts w:hint="eastAsia"/>
            <w:kern w:val="0"/>
            <w:sz w:val="18"/>
            <w:szCs w:val="18"/>
          </w:rPr>
          <w:t xml:space="preserve">, </w:t>
        </w:r>
        <w:r w:rsidRPr="00231B9D">
          <w:rPr>
            <w:rFonts w:hint="eastAsia"/>
            <w:kern w:val="0"/>
            <w:sz w:val="18"/>
            <w:szCs w:val="18"/>
          </w:rPr>
          <w:t>甘肃</w:t>
        </w:r>
        <w:r w:rsidRPr="00231B9D">
          <w:rPr>
            <w:rFonts w:hint="eastAsia"/>
            <w:kern w:val="0"/>
            <w:sz w:val="18"/>
            <w:szCs w:val="18"/>
          </w:rPr>
          <w:t xml:space="preserve"> </w:t>
        </w:r>
        <w:r w:rsidRPr="00231B9D">
          <w:rPr>
            <w:rFonts w:hint="eastAsia"/>
            <w:kern w:val="0"/>
            <w:sz w:val="18"/>
            <w:szCs w:val="18"/>
          </w:rPr>
          <w:t>兰州</w:t>
        </w:r>
        <w:r w:rsidRPr="00231B9D">
          <w:rPr>
            <w:rFonts w:hint="eastAsia"/>
            <w:kern w:val="0"/>
            <w:sz w:val="18"/>
            <w:szCs w:val="18"/>
          </w:rPr>
          <w:t xml:space="preserve"> 730000</w:t>
        </w:r>
        <w:r>
          <w:rPr>
            <w:rFonts w:hint="eastAsia"/>
            <w:kern w:val="0"/>
            <w:sz w:val="18"/>
            <w:szCs w:val="18"/>
          </w:rPr>
          <w:t>；</w:t>
        </w:r>
        <w:r>
          <w:rPr>
            <w:kern w:val="0"/>
            <w:sz w:val="18"/>
            <w:szCs w:val="18"/>
          </w:rPr>
          <w:t>2.</w:t>
        </w:r>
      </w:ins>
      <w:ins w:id="11" w:author="田 恒" w:date="2021-12-22T21:13:00Z">
        <w:r w:rsidR="00456E98">
          <w:rPr>
            <w:kern w:val="0"/>
            <w:sz w:val="18"/>
            <w:szCs w:val="18"/>
          </w:rPr>
          <w:t xml:space="preserve"> </w:t>
        </w:r>
      </w:ins>
      <w:ins w:id="12" w:author="田 恒" w:date="2021-12-22T21:09:00Z">
        <w:r w:rsidR="000D32BF">
          <w:rPr>
            <w:rFonts w:hint="eastAsia"/>
            <w:kern w:val="0"/>
            <w:sz w:val="18"/>
            <w:szCs w:val="18"/>
          </w:rPr>
          <w:t>中国石油勘探开发研究院，北京</w:t>
        </w:r>
        <w:r w:rsidR="000D32BF">
          <w:rPr>
            <w:kern w:val="0"/>
            <w:sz w:val="18"/>
            <w:szCs w:val="18"/>
          </w:rPr>
          <w:t xml:space="preserve"> </w:t>
        </w:r>
      </w:ins>
      <w:ins w:id="13" w:author="田 恒" w:date="2021-12-22T21:10:00Z">
        <w:r w:rsidR="000D32BF">
          <w:rPr>
            <w:rFonts w:hint="eastAsia"/>
            <w:kern w:val="0"/>
            <w:sz w:val="18"/>
            <w:szCs w:val="18"/>
          </w:rPr>
          <w:t>100083</w:t>
        </w:r>
      </w:ins>
      <w:ins w:id="14" w:author="田 恒" w:date="2021-12-22T18:34:00Z">
        <w:r>
          <w:rPr>
            <w:rFonts w:hint="eastAsia"/>
            <w:kern w:val="0"/>
            <w:sz w:val="18"/>
            <w:szCs w:val="18"/>
          </w:rPr>
          <w:t>)</w:t>
        </w:r>
      </w:ins>
    </w:p>
    <w:p w14:paraId="5F559E6F" w14:textId="77777777" w:rsidR="00B479E6" w:rsidRPr="00231B9D" w:rsidRDefault="00B479E6" w:rsidP="00B479E6">
      <w:pPr>
        <w:jc w:val="center"/>
        <w:rPr>
          <w:ins w:id="15" w:author="田 恒" w:date="2021-12-22T18:34:00Z"/>
          <w:kern w:val="0"/>
        </w:rPr>
      </w:pPr>
    </w:p>
    <w:p w14:paraId="72ABFFFB" w14:textId="5E57E44B" w:rsidR="00B479E6" w:rsidRDefault="00B479E6" w:rsidP="00B479E6">
      <w:pPr>
        <w:rPr>
          <w:ins w:id="16" w:author="田 恒" w:date="2021-12-22T18:34:00Z"/>
          <w:kern w:val="0"/>
          <w:sz w:val="18"/>
          <w:szCs w:val="18"/>
        </w:rPr>
      </w:pPr>
      <w:ins w:id="17" w:author="田 恒" w:date="2021-12-22T18:34:00Z">
        <w:r>
          <w:rPr>
            <w:rFonts w:ascii="黑体" w:eastAsia="黑体" w:hint="eastAsia"/>
            <w:bCs/>
            <w:kern w:val="0"/>
            <w:sz w:val="18"/>
            <w:szCs w:val="18"/>
          </w:rPr>
          <w:t>摘要</w:t>
        </w:r>
        <w:r>
          <w:rPr>
            <w:rFonts w:ascii="黑体" w:eastAsia="黑体" w:hint="eastAsia"/>
            <w:kern w:val="0"/>
            <w:sz w:val="18"/>
            <w:szCs w:val="18"/>
          </w:rPr>
          <w:t>：</w:t>
        </w:r>
        <w:r w:rsidRPr="00E22A06">
          <w:rPr>
            <w:rFonts w:hint="eastAsia"/>
            <w:kern w:val="0"/>
            <w:sz w:val="18"/>
            <w:szCs w:val="18"/>
          </w:rPr>
          <w:t>动态色度标定是一种核测井成像数据的局部化色度标定方法，处理后图像的局部特征将会更加明显，有利于方位图像的局部变化特征的精细识别。然而传统的动态色度标定方法在处理时，窗口边界会产生明显的</w:t>
        </w:r>
      </w:ins>
      <w:ins w:id="18" w:author="田 恒" w:date="2021-12-23T10:43:00Z">
        <w:r w:rsidR="007052CB">
          <w:rPr>
            <w:rFonts w:hint="eastAsia"/>
            <w:kern w:val="0"/>
            <w:sz w:val="18"/>
            <w:szCs w:val="18"/>
          </w:rPr>
          <w:t>台阶</w:t>
        </w:r>
      </w:ins>
      <w:ins w:id="19" w:author="田 恒" w:date="2021-12-22T18:34:00Z">
        <w:r w:rsidRPr="00E22A06">
          <w:rPr>
            <w:rFonts w:hint="eastAsia"/>
            <w:kern w:val="0"/>
            <w:sz w:val="18"/>
            <w:szCs w:val="18"/>
          </w:rPr>
          <w:t>，影响地质信息的精确解释。为提高对方位成像资料的解释准确度，消除这种</w:t>
        </w:r>
      </w:ins>
      <w:ins w:id="20" w:author="田 恒" w:date="2021-12-23T10:43:00Z">
        <w:r w:rsidR="007052CB">
          <w:rPr>
            <w:rFonts w:hint="eastAsia"/>
            <w:kern w:val="0"/>
            <w:sz w:val="18"/>
            <w:szCs w:val="18"/>
          </w:rPr>
          <w:t>台阶</w:t>
        </w:r>
      </w:ins>
      <w:ins w:id="21" w:author="田 恒" w:date="2021-12-22T18:34:00Z">
        <w:r w:rsidRPr="00E22A06">
          <w:rPr>
            <w:rFonts w:hint="eastAsia"/>
            <w:kern w:val="0"/>
            <w:sz w:val="18"/>
            <w:szCs w:val="18"/>
          </w:rPr>
          <w:t>现象具有重要意义。基于动态色度标定在窗口边缘产生</w:t>
        </w:r>
      </w:ins>
      <w:ins w:id="22" w:author="田 恒" w:date="2021-12-23T10:43:00Z">
        <w:r w:rsidR="007052CB">
          <w:rPr>
            <w:rFonts w:hint="eastAsia"/>
            <w:kern w:val="0"/>
            <w:sz w:val="18"/>
            <w:szCs w:val="18"/>
          </w:rPr>
          <w:t>台阶</w:t>
        </w:r>
      </w:ins>
      <w:ins w:id="23" w:author="田 恒" w:date="2021-12-22T18:34:00Z">
        <w:r w:rsidRPr="00E22A06">
          <w:rPr>
            <w:rFonts w:hint="eastAsia"/>
            <w:kern w:val="0"/>
            <w:sz w:val="18"/>
            <w:szCs w:val="18"/>
          </w:rPr>
          <w:t>的机理提出了几种动态色度标定的改进方法，结果显示：提出的方法有效的消除了这种</w:t>
        </w:r>
      </w:ins>
      <w:ins w:id="24" w:author="田 恒" w:date="2021-12-23T10:43:00Z">
        <w:r w:rsidR="007052CB">
          <w:rPr>
            <w:rFonts w:hint="eastAsia"/>
            <w:kern w:val="0"/>
            <w:sz w:val="18"/>
            <w:szCs w:val="18"/>
          </w:rPr>
          <w:t>台阶</w:t>
        </w:r>
      </w:ins>
      <w:ins w:id="25" w:author="田 恒" w:date="2021-12-22T18:34:00Z">
        <w:r w:rsidRPr="00E22A06">
          <w:rPr>
            <w:rFonts w:hint="eastAsia"/>
            <w:kern w:val="0"/>
            <w:sz w:val="18"/>
            <w:szCs w:val="18"/>
          </w:rPr>
          <w:t>现象。</w:t>
        </w:r>
      </w:ins>
    </w:p>
    <w:p w14:paraId="4B884375" w14:textId="3382A243" w:rsidR="00B479E6" w:rsidRDefault="00B479E6" w:rsidP="00B479E6">
      <w:pPr>
        <w:rPr>
          <w:ins w:id="26" w:author="田 恒" w:date="2021-12-22T18:34:00Z"/>
          <w:kern w:val="0"/>
          <w:sz w:val="18"/>
          <w:szCs w:val="18"/>
        </w:rPr>
      </w:pPr>
      <w:ins w:id="27" w:author="田 恒" w:date="2021-12-22T18:34:00Z">
        <w:r>
          <w:rPr>
            <w:rFonts w:ascii="黑体" w:eastAsia="黑体" w:hint="eastAsia"/>
            <w:bCs/>
            <w:kern w:val="0"/>
            <w:sz w:val="18"/>
            <w:szCs w:val="18"/>
          </w:rPr>
          <w:t>关键词</w:t>
        </w:r>
        <w:r>
          <w:rPr>
            <w:rFonts w:ascii="黑体" w:eastAsia="黑体" w:hint="eastAsia"/>
            <w:kern w:val="0"/>
            <w:sz w:val="18"/>
            <w:szCs w:val="18"/>
          </w:rPr>
          <w:t>：</w:t>
        </w:r>
        <w:r w:rsidRPr="00E22A06">
          <w:rPr>
            <w:rFonts w:hint="eastAsia"/>
            <w:kern w:val="0"/>
            <w:sz w:val="18"/>
            <w:szCs w:val="18"/>
          </w:rPr>
          <w:t>动态色度标定；测井；方位成像；</w:t>
        </w:r>
      </w:ins>
      <w:ins w:id="28" w:author="田 恒" w:date="2021-12-23T10:44:00Z">
        <w:r w:rsidR="007052CB">
          <w:rPr>
            <w:rFonts w:hint="eastAsia"/>
            <w:kern w:val="0"/>
            <w:sz w:val="18"/>
            <w:szCs w:val="18"/>
          </w:rPr>
          <w:t>台阶</w:t>
        </w:r>
      </w:ins>
      <w:ins w:id="29" w:author="田 恒" w:date="2021-12-22T18:34:00Z">
        <w:r>
          <w:rPr>
            <w:rFonts w:hint="eastAsia"/>
            <w:kern w:val="0"/>
            <w:sz w:val="18"/>
            <w:szCs w:val="18"/>
          </w:rPr>
          <w:t xml:space="preserve"> </w:t>
        </w:r>
      </w:ins>
    </w:p>
    <w:p w14:paraId="4590C256" w14:textId="77777777" w:rsidR="00B479E6" w:rsidRDefault="00B479E6" w:rsidP="00B479E6">
      <w:pPr>
        <w:rPr>
          <w:ins w:id="30" w:author="田 恒" w:date="2021-12-22T18:34:00Z"/>
          <w:kern w:val="0"/>
          <w:sz w:val="18"/>
          <w:szCs w:val="18"/>
        </w:rPr>
      </w:pPr>
      <w:ins w:id="31" w:author="田 恒" w:date="2021-12-22T18:34:00Z">
        <w:r>
          <w:rPr>
            <w:rFonts w:ascii="黑体" w:eastAsia="黑体" w:hint="eastAsia"/>
            <w:bCs/>
            <w:kern w:val="0"/>
            <w:sz w:val="18"/>
            <w:szCs w:val="18"/>
          </w:rPr>
          <w:t>中图分类号</w:t>
        </w:r>
        <w:r>
          <w:rPr>
            <w:rFonts w:ascii="黑体" w:eastAsia="黑体" w:hint="eastAsia"/>
            <w:kern w:val="0"/>
            <w:sz w:val="18"/>
            <w:szCs w:val="18"/>
          </w:rPr>
          <w:t>：</w:t>
        </w:r>
        <w:r>
          <w:rPr>
            <w:rFonts w:hint="eastAsia"/>
            <w:kern w:val="0"/>
            <w:sz w:val="18"/>
            <w:szCs w:val="18"/>
          </w:rPr>
          <w:t xml:space="preserve">        </w:t>
        </w:r>
        <w:r>
          <w:rPr>
            <w:rFonts w:ascii="黑体" w:eastAsia="黑体" w:hint="eastAsia"/>
            <w:kern w:val="0"/>
            <w:sz w:val="18"/>
            <w:szCs w:val="18"/>
          </w:rPr>
          <w:t>文献标志码：</w:t>
        </w:r>
        <w:r>
          <w:rPr>
            <w:rFonts w:hint="eastAsia"/>
            <w:kern w:val="0"/>
            <w:sz w:val="18"/>
            <w:szCs w:val="18"/>
          </w:rPr>
          <w:t xml:space="preserve">A             </w:t>
        </w:r>
        <w:r>
          <w:rPr>
            <w:rFonts w:ascii="黑体" w:eastAsia="黑体" w:hint="eastAsia"/>
            <w:kern w:val="0"/>
            <w:sz w:val="18"/>
            <w:szCs w:val="18"/>
          </w:rPr>
          <w:t>文章编号：</w:t>
        </w:r>
        <w:r>
          <w:rPr>
            <w:rFonts w:hint="eastAsia"/>
            <w:kern w:val="0"/>
            <w:sz w:val="18"/>
            <w:szCs w:val="18"/>
          </w:rPr>
          <w:t xml:space="preserve">        </w:t>
        </w:r>
      </w:ins>
    </w:p>
    <w:p w14:paraId="5D7C271F" w14:textId="77777777" w:rsidR="00B479E6" w:rsidRDefault="00B479E6" w:rsidP="00B479E6">
      <w:pPr>
        <w:rPr>
          <w:ins w:id="32" w:author="田 恒" w:date="2021-12-22T18:34:00Z"/>
          <w:kern w:val="0"/>
        </w:rPr>
      </w:pPr>
    </w:p>
    <w:p w14:paraId="7EF5ADD8" w14:textId="77777777" w:rsidR="00B479E6" w:rsidRDefault="00B479E6" w:rsidP="00B479E6">
      <w:pPr>
        <w:jc w:val="center"/>
        <w:rPr>
          <w:ins w:id="33" w:author="田 恒" w:date="2021-12-22T18:34:00Z"/>
          <w:kern w:val="0"/>
          <w:sz w:val="22"/>
        </w:rPr>
      </w:pPr>
      <w:ins w:id="34" w:author="田 恒" w:date="2021-12-22T18:34:00Z">
        <w:r w:rsidRPr="002B7D71">
          <w:rPr>
            <w:rFonts w:ascii="Arial" w:hAnsi="Arial" w:cs="Arial"/>
            <w:color w:val="C00000"/>
            <w:kern w:val="0"/>
            <w:sz w:val="30"/>
          </w:rPr>
          <w:t>Method</w:t>
        </w:r>
        <w:r>
          <w:rPr>
            <w:rFonts w:ascii="Arial" w:hAnsi="Arial" w:cs="Arial"/>
            <w:color w:val="C00000"/>
            <w:kern w:val="0"/>
            <w:sz w:val="30"/>
          </w:rPr>
          <w:t>s to reduce</w:t>
        </w:r>
        <w:r w:rsidRPr="002B7D71">
          <w:rPr>
            <w:rFonts w:ascii="Arial" w:hAnsi="Arial" w:cs="Arial"/>
            <w:color w:val="C00000"/>
            <w:kern w:val="0"/>
            <w:sz w:val="30"/>
          </w:rPr>
          <w:t xml:space="preserve"> fault</w:t>
        </w:r>
        <w:r>
          <w:rPr>
            <w:rFonts w:ascii="Arial" w:hAnsi="Arial" w:cs="Arial"/>
            <w:color w:val="C00000"/>
            <w:kern w:val="0"/>
            <w:sz w:val="30"/>
          </w:rPr>
          <w:t xml:space="preserve"> at </w:t>
        </w:r>
        <w:r w:rsidRPr="00E22A06">
          <w:rPr>
            <w:rFonts w:ascii="Arial" w:hAnsi="Arial" w:cs="Arial"/>
            <w:color w:val="C00000"/>
            <w:kern w:val="0"/>
            <w:sz w:val="30"/>
          </w:rPr>
          <w:t>window boundary</w:t>
        </w:r>
        <w:r>
          <w:rPr>
            <w:rFonts w:ascii="Arial" w:hAnsi="Arial" w:cs="Arial"/>
            <w:color w:val="C00000"/>
            <w:kern w:val="0"/>
            <w:sz w:val="30"/>
          </w:rPr>
          <w:t xml:space="preserve"> of d</w:t>
        </w:r>
        <w:r w:rsidRPr="002B7D71">
          <w:rPr>
            <w:rFonts w:ascii="Arial" w:hAnsi="Arial" w:cs="Arial"/>
            <w:color w:val="C00000"/>
            <w:kern w:val="0"/>
            <w:sz w:val="30"/>
          </w:rPr>
          <w:t>ynamic</w:t>
        </w:r>
        <w:r>
          <w:rPr>
            <w:rFonts w:ascii="Arial" w:hAnsi="Arial" w:cs="Arial"/>
            <w:color w:val="C00000"/>
            <w:kern w:val="0"/>
            <w:sz w:val="30"/>
          </w:rPr>
          <w:t xml:space="preserve"> </w:t>
        </w:r>
        <w:r w:rsidRPr="002B7D71">
          <w:rPr>
            <w:rFonts w:ascii="Arial" w:hAnsi="Arial" w:cs="Arial"/>
            <w:color w:val="C00000"/>
            <w:kern w:val="0"/>
            <w:sz w:val="30"/>
          </w:rPr>
          <w:t>chromaticity calibration</w:t>
        </w:r>
        <w:r w:rsidRPr="00E22A06">
          <w:rPr>
            <w:rFonts w:ascii="Arial" w:hAnsi="Arial" w:cs="Arial"/>
            <w:color w:val="C00000"/>
            <w:kern w:val="0"/>
            <w:sz w:val="30"/>
          </w:rPr>
          <w:t xml:space="preserve"> for azimuth imaging logging data</w:t>
        </w:r>
      </w:ins>
    </w:p>
    <w:p w14:paraId="321B32A7" w14:textId="68292254" w:rsidR="00B479E6" w:rsidRDefault="00B479E6" w:rsidP="00B479E6">
      <w:pPr>
        <w:jc w:val="center"/>
        <w:rPr>
          <w:ins w:id="35" w:author="田 恒" w:date="2021-12-22T18:34:00Z"/>
          <w:iCs/>
          <w:kern w:val="0"/>
        </w:rPr>
      </w:pPr>
      <w:ins w:id="36" w:author="田 恒" w:date="2021-12-22T18:34:00Z">
        <w:r>
          <w:rPr>
            <w:kern w:val="0"/>
            <w:sz w:val="22"/>
          </w:rPr>
          <w:t>T</w:t>
        </w:r>
      </w:ins>
      <w:ins w:id="37" w:author="田 恒" w:date="2021-12-22T21:17:00Z">
        <w:r w:rsidR="0013562C">
          <w:rPr>
            <w:kern w:val="0"/>
            <w:sz w:val="22"/>
          </w:rPr>
          <w:t>ian</w:t>
        </w:r>
      </w:ins>
      <w:ins w:id="38" w:author="田 恒" w:date="2021-12-22T18:34:00Z">
        <w:r>
          <w:rPr>
            <w:kern w:val="0"/>
            <w:sz w:val="22"/>
          </w:rPr>
          <w:t xml:space="preserve"> H</w:t>
        </w:r>
      </w:ins>
      <w:ins w:id="39" w:author="田 恒" w:date="2021-12-22T21:08:00Z">
        <w:r w:rsidR="000D32BF">
          <w:rPr>
            <w:kern w:val="0"/>
            <w:sz w:val="22"/>
          </w:rPr>
          <w:t>eng</w:t>
        </w:r>
      </w:ins>
      <w:ins w:id="40" w:author="田 恒" w:date="2021-12-22T18:34:00Z">
        <w:r>
          <w:rPr>
            <w:rFonts w:hint="eastAsia"/>
            <w:kern w:val="0"/>
            <w:sz w:val="22"/>
            <w:vertAlign w:val="superscript"/>
          </w:rPr>
          <w:t>1</w:t>
        </w:r>
        <w:r>
          <w:rPr>
            <w:rFonts w:hint="eastAsia"/>
            <w:kern w:val="0"/>
            <w:sz w:val="22"/>
          </w:rPr>
          <w:t>，</w:t>
        </w:r>
        <w:r>
          <w:rPr>
            <w:kern w:val="0"/>
            <w:sz w:val="22"/>
          </w:rPr>
          <w:t>L</w:t>
        </w:r>
      </w:ins>
      <w:ins w:id="41" w:author="田 恒" w:date="2021-12-22T21:17:00Z">
        <w:r w:rsidR="0013562C">
          <w:rPr>
            <w:kern w:val="0"/>
            <w:sz w:val="22"/>
          </w:rPr>
          <w:t>iu</w:t>
        </w:r>
      </w:ins>
      <w:ins w:id="42" w:author="田 恒" w:date="2021-12-22T18:34:00Z">
        <w:r>
          <w:rPr>
            <w:kern w:val="0"/>
            <w:sz w:val="22"/>
          </w:rPr>
          <w:t xml:space="preserve"> J</w:t>
        </w:r>
      </w:ins>
      <w:ins w:id="43" w:author="田 恒" w:date="2021-12-22T21:08:00Z">
        <w:r w:rsidR="000D32BF">
          <w:rPr>
            <w:kern w:val="0"/>
            <w:sz w:val="22"/>
          </w:rPr>
          <w:t>untao</w:t>
        </w:r>
      </w:ins>
      <w:ins w:id="44" w:author="田 恒" w:date="2021-12-22T18:34:00Z">
        <w:r>
          <w:rPr>
            <w:rFonts w:hint="eastAsia"/>
            <w:kern w:val="0"/>
            <w:sz w:val="22"/>
            <w:vertAlign w:val="superscript"/>
          </w:rPr>
          <w:t>1</w:t>
        </w:r>
        <w:r>
          <w:rPr>
            <w:rFonts w:hint="eastAsia"/>
            <w:kern w:val="0"/>
            <w:sz w:val="22"/>
          </w:rPr>
          <w:t>，</w:t>
        </w:r>
        <w:proofErr w:type="spellStart"/>
        <w:r>
          <w:rPr>
            <w:kern w:val="0"/>
            <w:sz w:val="22"/>
          </w:rPr>
          <w:t>Zhiyi</w:t>
        </w:r>
        <w:proofErr w:type="spellEnd"/>
        <w:r>
          <w:rPr>
            <w:kern w:val="0"/>
            <w:sz w:val="22"/>
          </w:rPr>
          <w:t xml:space="preserve"> Liu</w:t>
        </w:r>
        <w:r>
          <w:rPr>
            <w:rFonts w:hint="eastAsia"/>
            <w:kern w:val="0"/>
            <w:sz w:val="22"/>
            <w:vertAlign w:val="superscript"/>
          </w:rPr>
          <w:t>1</w:t>
        </w:r>
        <w:r>
          <w:rPr>
            <w:rFonts w:hint="eastAsia"/>
            <w:kern w:val="0"/>
            <w:sz w:val="22"/>
          </w:rPr>
          <w:t>，</w:t>
        </w:r>
        <w:r>
          <w:rPr>
            <w:kern w:val="0"/>
            <w:sz w:val="22"/>
          </w:rPr>
          <w:t>L</w:t>
        </w:r>
      </w:ins>
      <w:ins w:id="45" w:author="田 恒" w:date="2021-12-22T21:17:00Z">
        <w:r w:rsidR="0013562C">
          <w:rPr>
            <w:kern w:val="0"/>
            <w:sz w:val="22"/>
          </w:rPr>
          <w:t>iu</w:t>
        </w:r>
      </w:ins>
      <w:ins w:id="46" w:author="田 恒" w:date="2021-12-22T18:34:00Z">
        <w:r>
          <w:rPr>
            <w:kern w:val="0"/>
            <w:sz w:val="22"/>
          </w:rPr>
          <w:t xml:space="preserve"> Y</w:t>
        </w:r>
      </w:ins>
      <w:ins w:id="47" w:author="田 恒" w:date="2021-12-22T21:08:00Z">
        <w:r w:rsidR="000D32BF">
          <w:rPr>
            <w:kern w:val="0"/>
            <w:sz w:val="22"/>
          </w:rPr>
          <w:t>ingming</w:t>
        </w:r>
      </w:ins>
      <w:ins w:id="48" w:author="田 恒" w:date="2021-12-22T18:34:00Z">
        <w:r>
          <w:rPr>
            <w:rFonts w:hint="eastAsia"/>
            <w:kern w:val="0"/>
            <w:sz w:val="22"/>
            <w:vertAlign w:val="superscript"/>
          </w:rPr>
          <w:t>2</w:t>
        </w:r>
        <w:r w:rsidRPr="002B7D71">
          <w:rPr>
            <w:rFonts w:hint="eastAsia"/>
            <w:iCs/>
            <w:kern w:val="0"/>
          </w:rPr>
          <w:t>，</w:t>
        </w:r>
        <w:r>
          <w:rPr>
            <w:rFonts w:hint="eastAsia"/>
            <w:iCs/>
            <w:kern w:val="0"/>
          </w:rPr>
          <w:t>Y</w:t>
        </w:r>
      </w:ins>
      <w:ins w:id="49" w:author="田 恒" w:date="2021-12-22T21:17:00Z">
        <w:r w:rsidR="0013562C">
          <w:rPr>
            <w:iCs/>
            <w:kern w:val="0"/>
          </w:rPr>
          <w:t>uan</w:t>
        </w:r>
      </w:ins>
      <w:ins w:id="50" w:author="田 恒" w:date="2021-12-22T18:34:00Z">
        <w:r>
          <w:rPr>
            <w:iCs/>
            <w:kern w:val="0"/>
          </w:rPr>
          <w:t xml:space="preserve"> C</w:t>
        </w:r>
      </w:ins>
      <w:ins w:id="51" w:author="田 恒" w:date="2021-12-22T21:09:00Z">
        <w:r w:rsidR="000D32BF">
          <w:rPr>
            <w:iCs/>
            <w:kern w:val="0"/>
          </w:rPr>
          <w:t>hao</w:t>
        </w:r>
      </w:ins>
      <w:ins w:id="52" w:author="田 恒" w:date="2021-12-22T21:17:00Z">
        <w:r w:rsidR="0013562C">
          <w:rPr>
            <w:iCs/>
            <w:kern w:val="0"/>
            <w:vertAlign w:val="superscript"/>
          </w:rPr>
          <w:t>2</w:t>
        </w:r>
      </w:ins>
    </w:p>
    <w:p w14:paraId="4E33883F" w14:textId="4533DD99" w:rsidR="00B479E6" w:rsidRDefault="00B479E6" w:rsidP="0013562C">
      <w:pPr>
        <w:jc w:val="center"/>
        <w:rPr>
          <w:ins w:id="53" w:author="田 恒" w:date="2021-12-22T18:34:00Z"/>
          <w:iCs/>
          <w:kern w:val="0"/>
          <w:sz w:val="18"/>
          <w:szCs w:val="18"/>
        </w:rPr>
      </w:pPr>
      <w:ins w:id="54" w:author="田 恒" w:date="2021-12-22T18:34:00Z">
        <w:r>
          <w:rPr>
            <w:rFonts w:hint="eastAsia"/>
            <w:kern w:val="0"/>
            <w:sz w:val="18"/>
            <w:szCs w:val="18"/>
          </w:rPr>
          <w:t xml:space="preserve">(1. </w:t>
        </w:r>
        <w:r w:rsidRPr="002B7D71">
          <w:rPr>
            <w:kern w:val="0"/>
            <w:sz w:val="18"/>
            <w:szCs w:val="18"/>
          </w:rPr>
          <w:t>Lanzhou University, Lanzhou 730000, China</w:t>
        </w:r>
        <w:r>
          <w:rPr>
            <w:rFonts w:hint="eastAsia"/>
            <w:kern w:val="0"/>
            <w:sz w:val="18"/>
            <w:szCs w:val="18"/>
          </w:rPr>
          <w:t>;</w:t>
        </w:r>
        <w:r>
          <w:rPr>
            <w:kern w:val="0"/>
            <w:sz w:val="18"/>
            <w:szCs w:val="18"/>
          </w:rPr>
          <w:br/>
        </w:r>
        <w:r>
          <w:rPr>
            <w:rFonts w:hint="eastAsia"/>
            <w:iCs/>
            <w:kern w:val="0"/>
            <w:sz w:val="18"/>
            <w:szCs w:val="18"/>
          </w:rPr>
          <w:t xml:space="preserve">2. </w:t>
        </w:r>
      </w:ins>
      <w:ins w:id="55" w:author="田 恒" w:date="2021-12-22T21:16:00Z">
        <w:r w:rsidR="0013562C" w:rsidRPr="0013562C">
          <w:rPr>
            <w:kern w:val="0"/>
            <w:sz w:val="18"/>
            <w:szCs w:val="18"/>
          </w:rPr>
          <w:t>Petro</w:t>
        </w:r>
        <w:r w:rsidR="0013562C">
          <w:rPr>
            <w:kern w:val="0"/>
            <w:sz w:val="18"/>
            <w:szCs w:val="18"/>
          </w:rPr>
          <w:t>C</w:t>
        </w:r>
        <w:r w:rsidR="0013562C" w:rsidRPr="0013562C">
          <w:rPr>
            <w:kern w:val="0"/>
            <w:sz w:val="18"/>
            <w:szCs w:val="18"/>
          </w:rPr>
          <w:t>hina Research Institute of Petroleum Exploration and Development</w:t>
        </w:r>
      </w:ins>
      <w:ins w:id="56" w:author="田 恒" w:date="2021-12-22T18:34:00Z">
        <w:r>
          <w:rPr>
            <w:rFonts w:hint="eastAsia"/>
            <w:kern w:val="0"/>
            <w:sz w:val="18"/>
            <w:szCs w:val="18"/>
          </w:rPr>
          <w:t xml:space="preserve">, </w:t>
        </w:r>
      </w:ins>
      <w:ins w:id="57" w:author="田 恒" w:date="2021-12-22T21:15:00Z">
        <w:r w:rsidR="0013562C">
          <w:rPr>
            <w:kern w:val="0"/>
            <w:sz w:val="18"/>
            <w:szCs w:val="18"/>
          </w:rPr>
          <w:t>Beijing</w:t>
        </w:r>
      </w:ins>
      <w:ins w:id="58" w:author="田 恒" w:date="2021-12-22T18:34:00Z">
        <w:r>
          <w:rPr>
            <w:kern w:val="0"/>
            <w:sz w:val="18"/>
            <w:szCs w:val="18"/>
          </w:rPr>
          <w:t xml:space="preserve"> </w:t>
        </w:r>
      </w:ins>
      <w:ins w:id="59" w:author="田 恒" w:date="2021-12-22T21:15:00Z">
        <w:r w:rsidR="0013562C">
          <w:rPr>
            <w:kern w:val="0"/>
            <w:sz w:val="18"/>
            <w:szCs w:val="18"/>
          </w:rPr>
          <w:t>1</w:t>
        </w:r>
      </w:ins>
      <w:ins w:id="60" w:author="田 恒" w:date="2021-12-22T18:34:00Z">
        <w:r>
          <w:rPr>
            <w:kern w:val="0"/>
            <w:sz w:val="18"/>
            <w:szCs w:val="18"/>
          </w:rPr>
          <w:t>000</w:t>
        </w:r>
      </w:ins>
      <w:ins w:id="61" w:author="田 恒" w:date="2021-12-22T21:15:00Z">
        <w:r w:rsidR="0013562C">
          <w:rPr>
            <w:kern w:val="0"/>
            <w:sz w:val="18"/>
            <w:szCs w:val="18"/>
          </w:rPr>
          <w:t>83</w:t>
        </w:r>
      </w:ins>
      <w:ins w:id="62" w:author="田 恒" w:date="2021-12-22T18:34:00Z">
        <w:r>
          <w:rPr>
            <w:kern w:val="0"/>
            <w:sz w:val="18"/>
            <w:szCs w:val="18"/>
          </w:rPr>
          <w:t>,</w:t>
        </w:r>
        <w:r>
          <w:rPr>
            <w:rFonts w:hint="eastAsia"/>
            <w:kern w:val="0"/>
            <w:sz w:val="18"/>
            <w:szCs w:val="18"/>
          </w:rPr>
          <w:t xml:space="preserve"> China</w:t>
        </w:r>
        <w:r>
          <w:rPr>
            <w:rFonts w:hint="eastAsia"/>
            <w:iCs/>
            <w:kern w:val="0"/>
            <w:sz w:val="18"/>
            <w:szCs w:val="18"/>
          </w:rPr>
          <w:t>)</w:t>
        </w:r>
      </w:ins>
    </w:p>
    <w:p w14:paraId="29FEB460" w14:textId="77777777" w:rsidR="00B479E6" w:rsidRPr="0013562C" w:rsidRDefault="00B479E6" w:rsidP="00B479E6">
      <w:pPr>
        <w:jc w:val="center"/>
        <w:rPr>
          <w:ins w:id="63" w:author="田 恒" w:date="2021-12-22T18:34:00Z"/>
          <w:i/>
          <w:kern w:val="0"/>
        </w:rPr>
      </w:pPr>
    </w:p>
    <w:p w14:paraId="2B5A9866" w14:textId="77777777" w:rsidR="00B479E6" w:rsidRDefault="00B479E6" w:rsidP="00B479E6">
      <w:pPr>
        <w:rPr>
          <w:ins w:id="64" w:author="田 恒" w:date="2021-12-22T18:34:00Z"/>
          <w:kern w:val="0"/>
        </w:rPr>
      </w:pPr>
      <w:ins w:id="65" w:author="田 恒" w:date="2021-12-22T18:34:00Z">
        <w:r>
          <w:rPr>
            <w:rFonts w:hint="eastAsia"/>
            <w:b/>
            <w:bCs/>
            <w:kern w:val="0"/>
          </w:rPr>
          <w:t>Abstract</w:t>
        </w:r>
        <w:r>
          <w:rPr>
            <w:rFonts w:hint="eastAsia"/>
            <w:kern w:val="0"/>
          </w:rPr>
          <w:t>：</w:t>
        </w:r>
        <w:r w:rsidRPr="00D5072A">
          <w:rPr>
            <w:kern w:val="0"/>
          </w:rPr>
          <w:t xml:space="preserve">Dynamic chromaticity calibration is a localization chromaticity calibration method for nuclear logging imaging data. After processing, the local features of the image will be more obvious, which is beneficial to the fine identification of the local variation features of azimuth image. However, in the traditional dynamic chromaticity calibration method, the window boundary will produce obvious fault phenomenon, which affects the accurate interpretation of geological information. In order to improve the interpretation accuracy of azimuth imaging data, it is important to eliminate this fault phenomenon. Several improved methods of dynamic chromaticity calibration are proposed based on the mechanism that dynamic chromaticity calibration produces </w:t>
        </w:r>
        <w:r w:rsidRPr="00D5072A">
          <w:rPr>
            <w:kern w:val="0"/>
          </w:rPr>
          <w:lastRenderedPageBreak/>
          <w:t>faults at the window edge. The results show that the proposed method can effectively eliminate such faults.</w:t>
        </w:r>
      </w:ins>
    </w:p>
    <w:p w14:paraId="4D954C82" w14:textId="77777777" w:rsidR="00B479E6" w:rsidRDefault="00B479E6" w:rsidP="00B479E6">
      <w:pPr>
        <w:rPr>
          <w:ins w:id="66" w:author="田 恒" w:date="2021-12-22T18:34:00Z"/>
          <w:kern w:val="0"/>
        </w:rPr>
      </w:pPr>
      <w:ins w:id="67" w:author="田 恒" w:date="2021-12-22T18:34:00Z">
        <w:r>
          <w:rPr>
            <w:rFonts w:hint="eastAsia"/>
            <w:b/>
            <w:bCs/>
            <w:kern w:val="0"/>
          </w:rPr>
          <w:t>Key words</w:t>
        </w:r>
        <w:r>
          <w:rPr>
            <w:rFonts w:hint="eastAsia"/>
            <w:kern w:val="0"/>
          </w:rPr>
          <w:t>：</w:t>
        </w:r>
        <w:r w:rsidRPr="00D5072A">
          <w:rPr>
            <w:rFonts w:hint="eastAsia"/>
            <w:kern w:val="0"/>
          </w:rPr>
          <w:t>Dynamic chromaticity calibration</w:t>
        </w:r>
        <w:r w:rsidRPr="00D5072A">
          <w:rPr>
            <w:rFonts w:hint="eastAsia"/>
            <w:kern w:val="0"/>
          </w:rPr>
          <w:t>；</w:t>
        </w:r>
        <w:r w:rsidRPr="00D5072A">
          <w:rPr>
            <w:rFonts w:hint="eastAsia"/>
            <w:kern w:val="0"/>
          </w:rPr>
          <w:t>well logging</w:t>
        </w:r>
        <w:r w:rsidRPr="00D5072A">
          <w:rPr>
            <w:rFonts w:hint="eastAsia"/>
            <w:kern w:val="0"/>
          </w:rPr>
          <w:t>；</w:t>
        </w:r>
        <w:r w:rsidRPr="00D5072A">
          <w:rPr>
            <w:rFonts w:hint="eastAsia"/>
            <w:kern w:val="0"/>
          </w:rPr>
          <w:t>azimuthal imager</w:t>
        </w:r>
        <w:r w:rsidRPr="00D5072A">
          <w:rPr>
            <w:rFonts w:hint="eastAsia"/>
            <w:kern w:val="0"/>
          </w:rPr>
          <w:t>；</w:t>
        </w:r>
        <w:r w:rsidRPr="00D5072A">
          <w:rPr>
            <w:rFonts w:hint="eastAsia"/>
            <w:kern w:val="0"/>
          </w:rPr>
          <w:t>fault</w:t>
        </w:r>
      </w:ins>
    </w:p>
    <w:p w14:paraId="6C389B64" w14:textId="439DFD54" w:rsidR="00F56470" w:rsidRPr="00A325D7" w:rsidDel="00B479E6" w:rsidRDefault="00714730" w:rsidP="00A325D7">
      <w:pPr>
        <w:widowControl/>
        <w:spacing w:before="100" w:beforeAutospacing="1" w:after="100" w:afterAutospacing="1" w:line="270" w:lineRule="atLeast"/>
        <w:jc w:val="center"/>
        <w:rPr>
          <w:del w:id="68" w:author="田 恒" w:date="2021-12-22T18:34:00Z"/>
          <w:rFonts w:cs="Times New Roman"/>
          <w:kern w:val="0"/>
          <w:sz w:val="18"/>
          <w:szCs w:val="18"/>
        </w:rPr>
      </w:pPr>
      <w:ins w:id="69" w:author="刘军涛" w:date="2021-12-19T20:37:00Z">
        <w:del w:id="70" w:author="田 恒" w:date="2021-12-22T18:34:00Z">
          <w:r w:rsidRPr="00A325D7" w:rsidDel="00B479E6">
            <w:rPr>
              <w:rFonts w:cs="Times New Roman" w:hint="eastAsia"/>
              <w:kern w:val="0"/>
              <w:sz w:val="32"/>
              <w:szCs w:val="32"/>
            </w:rPr>
            <w:delText>方位成像</w:delText>
          </w:r>
        </w:del>
      </w:ins>
      <w:ins w:id="71" w:author="刘军涛" w:date="2021-12-19T20:38:00Z">
        <w:del w:id="72" w:author="田 恒" w:date="2021-12-22T18:34:00Z">
          <w:r w:rsidR="007C5BA4" w:rsidRPr="00A325D7" w:rsidDel="00B479E6">
            <w:rPr>
              <w:rFonts w:cs="Times New Roman" w:hint="eastAsia"/>
              <w:kern w:val="0"/>
              <w:sz w:val="32"/>
              <w:szCs w:val="32"/>
            </w:rPr>
            <w:delText>测井</w:delText>
          </w:r>
        </w:del>
      </w:ins>
      <w:ins w:id="73" w:author="刘军涛" w:date="2021-12-19T20:37:00Z">
        <w:del w:id="74" w:author="田 恒" w:date="2021-12-22T18:34:00Z">
          <w:r w:rsidRPr="00A325D7" w:rsidDel="00B479E6">
            <w:rPr>
              <w:rFonts w:cs="Times New Roman" w:hint="eastAsia"/>
              <w:kern w:val="0"/>
              <w:sz w:val="32"/>
              <w:szCs w:val="32"/>
            </w:rPr>
            <w:delText>数据</w:delText>
          </w:r>
        </w:del>
      </w:ins>
      <w:ins w:id="75" w:author="dell" w:date="2021-12-16T17:09:00Z">
        <w:del w:id="76" w:author="田 恒" w:date="2021-12-22T18:34:00Z">
          <w:r w:rsidR="00BA0A29" w:rsidRPr="00A325D7" w:rsidDel="00B479E6">
            <w:rPr>
              <w:rFonts w:cs="Times New Roman" w:hint="eastAsia"/>
              <w:kern w:val="0"/>
              <w:sz w:val="32"/>
              <w:szCs w:val="32"/>
            </w:rPr>
            <w:delText>核</w:delText>
          </w:r>
          <w:r w:rsidR="00D267E1" w:rsidRPr="00A325D7" w:rsidDel="00B479E6">
            <w:rPr>
              <w:rFonts w:cs="Times New Roman" w:hint="eastAsia"/>
              <w:kern w:val="0"/>
              <w:sz w:val="32"/>
              <w:szCs w:val="32"/>
            </w:rPr>
            <w:delText>测井成像</w:delText>
          </w:r>
        </w:del>
      </w:ins>
      <w:ins w:id="77" w:author="dell" w:date="2021-12-16T17:10:00Z">
        <w:del w:id="78" w:author="田 恒" w:date="2021-12-22T18:34:00Z">
          <w:r w:rsidR="00D267E1" w:rsidRPr="00A325D7" w:rsidDel="00B479E6">
            <w:rPr>
              <w:rFonts w:cs="Times New Roman" w:hint="eastAsia"/>
              <w:kern w:val="0"/>
              <w:sz w:val="32"/>
              <w:szCs w:val="32"/>
            </w:rPr>
            <w:delText>数据</w:delText>
          </w:r>
        </w:del>
      </w:ins>
      <w:del w:id="79" w:author="田 恒" w:date="2021-12-22T18:34:00Z">
        <w:r w:rsidR="00F56470" w:rsidRPr="00A325D7" w:rsidDel="00B479E6">
          <w:rPr>
            <w:rFonts w:cs="Times New Roman" w:hint="eastAsia"/>
            <w:kern w:val="0"/>
            <w:sz w:val="32"/>
            <w:szCs w:val="32"/>
          </w:rPr>
          <w:delText>动态色度标定的窗口边界断层处理</w:delText>
        </w:r>
      </w:del>
      <w:ins w:id="80" w:author="dell" w:date="2021-12-16T17:10:00Z">
        <w:del w:id="81" w:author="田 恒" w:date="2021-12-22T18:34:00Z">
          <w:r w:rsidR="00836622" w:rsidRPr="00A325D7" w:rsidDel="00B479E6">
            <w:rPr>
              <w:rFonts w:cs="Times New Roman" w:hint="eastAsia"/>
              <w:kern w:val="0"/>
              <w:sz w:val="32"/>
              <w:szCs w:val="32"/>
            </w:rPr>
            <w:delText>方法</w:delText>
          </w:r>
        </w:del>
      </w:ins>
    </w:p>
    <w:bookmarkEnd w:id="1"/>
    <w:p w14:paraId="7D2383E7" w14:textId="1F0C681E" w:rsidR="00B91F99" w:rsidRPr="00A325D7" w:rsidDel="00B479E6" w:rsidRDefault="00B91F99">
      <w:pPr>
        <w:ind w:left="240" w:right="240"/>
        <w:rPr>
          <w:del w:id="82" w:author="田 恒" w:date="2021-12-22T18:34:00Z"/>
          <w:rFonts w:cs="Times New Roman"/>
        </w:rPr>
      </w:pPr>
      <w:commentRangeStart w:id="83"/>
    </w:p>
    <w:p w14:paraId="42DA2B28" w14:textId="25A44425" w:rsidR="00F56470" w:rsidRPr="00EC6609" w:rsidDel="00B479E6" w:rsidRDefault="00F56470">
      <w:pPr>
        <w:widowControl/>
        <w:spacing w:line="270" w:lineRule="atLeast"/>
        <w:jc w:val="center"/>
        <w:rPr>
          <w:del w:id="84" w:author="田 恒" w:date="2021-12-22T18:34:00Z"/>
          <w:rFonts w:cs="Times New Roman" w:hint="eastAsia"/>
          <w:kern w:val="0"/>
          <w:sz w:val="18"/>
          <w:szCs w:val="18"/>
          <w:rPrChange w:id="85" w:author="刘军涛" w:date="2021-12-22T16:41:00Z">
            <w:rPr>
              <w:del w:id="86" w:author="田 恒" w:date="2021-12-22T18:34:00Z"/>
              <w:rFonts w:ascii="����" w:hAnsi="����" w:cs="宋体" w:hint="eastAsia"/>
              <w:kern w:val="0"/>
              <w:sz w:val="18"/>
              <w:szCs w:val="18"/>
            </w:rPr>
          </w:rPrChange>
        </w:rPr>
        <w:pPrChange w:id="87" w:author="刘军涛" w:date="2021-12-22T16:33:00Z">
          <w:pPr>
            <w:widowControl/>
            <w:spacing w:line="270" w:lineRule="atLeast"/>
            <w:jc w:val="left"/>
          </w:pPr>
        </w:pPrChange>
      </w:pPr>
      <w:del w:id="88" w:author="田 恒" w:date="2021-12-22T18:34:00Z">
        <w:r w:rsidRPr="00EC6609" w:rsidDel="00B479E6">
          <w:rPr>
            <w:rFonts w:cs="Times New Roman" w:hint="eastAsia"/>
            <w:kern w:val="0"/>
            <w:sz w:val="18"/>
            <w:szCs w:val="18"/>
            <w:rPrChange w:id="89" w:author="刘军涛" w:date="2021-12-22T16:41:00Z">
              <w:rPr>
                <w:rFonts w:ascii="����" w:hAnsi="����" w:cs="宋体" w:hint="eastAsia"/>
                <w:kern w:val="0"/>
                <w:sz w:val="18"/>
                <w:szCs w:val="18"/>
              </w:rPr>
            </w:rPrChange>
          </w:rPr>
          <w:delText>田恒</w:delText>
        </w:r>
      </w:del>
      <w:ins w:id="90" w:author="刘军涛" w:date="2021-12-22T17:23:00Z">
        <w:del w:id="91" w:author="田 恒" w:date="2021-12-22T18:34:00Z">
          <w:r w:rsidR="00824D8B" w:rsidDel="00B479E6">
            <w:rPr>
              <w:rFonts w:cs="Times New Roman" w:hint="eastAsia"/>
              <w:kern w:val="0"/>
              <w:sz w:val="18"/>
              <w:szCs w:val="18"/>
            </w:rPr>
            <w:delText>1</w:delText>
          </w:r>
        </w:del>
      </w:ins>
      <w:del w:id="92" w:author="田 恒" w:date="2021-12-22T18:34:00Z">
        <w:r w:rsidRPr="00EC6609" w:rsidDel="00B479E6">
          <w:rPr>
            <w:rFonts w:cs="Times New Roman" w:hint="eastAsia"/>
            <w:kern w:val="0"/>
            <w:sz w:val="18"/>
            <w:szCs w:val="18"/>
            <w:rPrChange w:id="93" w:author="刘军涛" w:date="2021-12-22T16:41:00Z">
              <w:rPr>
                <w:rFonts w:ascii="����" w:hAnsi="����" w:cs="宋体" w:hint="eastAsia"/>
                <w:kern w:val="0"/>
                <w:sz w:val="18"/>
                <w:szCs w:val="18"/>
              </w:rPr>
            </w:rPrChange>
          </w:rPr>
          <w:delText xml:space="preserve">, </w:delText>
        </w:r>
        <w:r w:rsidRPr="00EC6609" w:rsidDel="00B479E6">
          <w:rPr>
            <w:rFonts w:cs="Times New Roman" w:hint="eastAsia"/>
            <w:kern w:val="0"/>
            <w:sz w:val="18"/>
            <w:szCs w:val="18"/>
            <w:rPrChange w:id="94" w:author="刘军涛" w:date="2021-12-22T16:41:00Z">
              <w:rPr>
                <w:rFonts w:ascii="����" w:hAnsi="����" w:cs="宋体" w:hint="eastAsia"/>
                <w:kern w:val="0"/>
                <w:sz w:val="18"/>
                <w:szCs w:val="18"/>
              </w:rPr>
            </w:rPrChange>
          </w:rPr>
          <w:delText>刘军涛</w:delText>
        </w:r>
      </w:del>
      <w:ins w:id="95" w:author="刘军涛" w:date="2021-12-22T16:48:00Z">
        <w:del w:id="96" w:author="田 恒" w:date="2021-12-22T18:34:00Z">
          <w:r w:rsidR="006A4476" w:rsidRPr="006A4476" w:rsidDel="00B479E6">
            <w:rPr>
              <w:rFonts w:cs="Times New Roman"/>
              <w:kern w:val="0"/>
              <w:sz w:val="18"/>
              <w:szCs w:val="18"/>
              <w:vertAlign w:val="superscript"/>
              <w:rPrChange w:id="97" w:author="刘军涛" w:date="2021-12-22T16:48:00Z">
                <w:rPr>
                  <w:rFonts w:cs="Times New Roman"/>
                  <w:kern w:val="0"/>
                  <w:sz w:val="18"/>
                  <w:szCs w:val="18"/>
                </w:rPr>
              </w:rPrChange>
            </w:rPr>
            <w:delText>*</w:delText>
          </w:r>
        </w:del>
      </w:ins>
      <w:ins w:id="98" w:author="刘军涛" w:date="2021-12-22T16:32:00Z">
        <w:del w:id="99" w:author="田 恒" w:date="2021-12-22T18:34:00Z">
          <w:r w:rsidR="007346FF" w:rsidRPr="00EC6609" w:rsidDel="00B479E6">
            <w:rPr>
              <w:rFonts w:cs="Times New Roman" w:hint="eastAsia"/>
              <w:kern w:val="0"/>
              <w:sz w:val="18"/>
              <w:szCs w:val="18"/>
              <w:rPrChange w:id="100" w:author="刘军涛" w:date="2021-12-22T16:41:00Z">
                <w:rPr>
                  <w:rFonts w:ascii="����" w:hAnsi="����" w:cs="宋体" w:hint="eastAsia"/>
                  <w:kern w:val="0"/>
                  <w:sz w:val="18"/>
                  <w:szCs w:val="18"/>
                </w:rPr>
              </w:rPrChange>
            </w:rPr>
            <w:delText>，</w:delText>
          </w:r>
        </w:del>
      </w:ins>
      <w:ins w:id="101" w:author="刘军涛" w:date="2021-12-22T16:33:00Z">
        <w:del w:id="102" w:author="田 恒" w:date="2021-12-22T18:34:00Z">
          <w:r w:rsidR="005C4BDC" w:rsidRPr="00EC6609" w:rsidDel="00B479E6">
            <w:rPr>
              <w:rFonts w:cs="Times New Roman" w:hint="eastAsia"/>
              <w:kern w:val="0"/>
              <w:sz w:val="18"/>
              <w:szCs w:val="18"/>
              <w:rPrChange w:id="103" w:author="刘军涛" w:date="2021-12-22T16:41:00Z">
                <w:rPr>
                  <w:rFonts w:ascii="����" w:hAnsi="����" w:cs="宋体" w:hint="eastAsia"/>
                  <w:kern w:val="0"/>
                  <w:sz w:val="18"/>
                  <w:szCs w:val="18"/>
                </w:rPr>
              </w:rPrChange>
            </w:rPr>
            <w:delText>刘志毅</w:delText>
          </w:r>
        </w:del>
      </w:ins>
      <w:ins w:id="104" w:author="刘军涛" w:date="2021-12-22T16:48:00Z">
        <w:del w:id="105" w:author="田 恒" w:date="2021-12-22T18:34:00Z">
          <w:r w:rsidR="006A4476" w:rsidRPr="006A4476" w:rsidDel="00B479E6">
            <w:rPr>
              <w:rFonts w:cs="Times New Roman"/>
              <w:kern w:val="0"/>
              <w:sz w:val="18"/>
              <w:szCs w:val="18"/>
              <w:vertAlign w:val="superscript"/>
              <w:rPrChange w:id="106" w:author="刘军涛" w:date="2021-12-22T16:48:00Z">
                <w:rPr>
                  <w:rFonts w:cs="Times New Roman"/>
                  <w:kern w:val="0"/>
                  <w:sz w:val="18"/>
                  <w:szCs w:val="18"/>
                </w:rPr>
              </w:rPrChange>
            </w:rPr>
            <w:delText>**</w:delText>
          </w:r>
        </w:del>
      </w:ins>
      <w:ins w:id="107" w:author="刘军涛" w:date="2021-12-22T17:23:00Z">
        <w:del w:id="108" w:author="田 恒" w:date="2021-12-22T18:34:00Z">
          <w:r w:rsidR="00824D8B" w:rsidDel="00B479E6">
            <w:rPr>
              <w:rFonts w:cs="Times New Roman"/>
              <w:kern w:val="0"/>
              <w:sz w:val="18"/>
              <w:szCs w:val="18"/>
              <w:vertAlign w:val="superscript"/>
            </w:rPr>
            <w:delText>1</w:delText>
          </w:r>
        </w:del>
      </w:ins>
      <w:ins w:id="109" w:author="刘军涛" w:date="2021-12-22T16:48:00Z">
        <w:del w:id="110" w:author="田 恒" w:date="2021-12-22T18:34:00Z">
          <w:r w:rsidR="0000479F" w:rsidDel="00B479E6">
            <w:rPr>
              <w:rFonts w:cs="Times New Roman" w:hint="eastAsia"/>
              <w:kern w:val="0"/>
              <w:sz w:val="18"/>
              <w:szCs w:val="18"/>
            </w:rPr>
            <w:delText>，</w:delText>
          </w:r>
        </w:del>
      </w:ins>
      <w:bookmarkStart w:id="111" w:name="_Hlk91089710"/>
      <w:ins w:id="112" w:author="刘军涛" w:date="2021-12-22T16:32:00Z">
        <w:del w:id="113" w:author="田 恒" w:date="2021-12-22T18:34:00Z">
          <w:r w:rsidR="007346FF" w:rsidRPr="00EC6609" w:rsidDel="00B479E6">
            <w:rPr>
              <w:rFonts w:cs="Times New Roman" w:hint="eastAsia"/>
              <w:kern w:val="0"/>
              <w:sz w:val="18"/>
              <w:szCs w:val="18"/>
              <w:rPrChange w:id="114" w:author="刘军涛" w:date="2021-12-22T16:41:00Z">
                <w:rPr>
                  <w:rFonts w:ascii="����" w:hAnsi="����" w:cs="宋体" w:hint="eastAsia"/>
                  <w:kern w:val="0"/>
                  <w:sz w:val="18"/>
                  <w:szCs w:val="18"/>
                </w:rPr>
              </w:rPrChange>
            </w:rPr>
            <w:delText>刘英明</w:delText>
          </w:r>
        </w:del>
      </w:ins>
      <w:bookmarkEnd w:id="111"/>
      <w:ins w:id="115" w:author="刘军涛" w:date="2021-12-22T17:23:00Z">
        <w:del w:id="116" w:author="田 恒" w:date="2021-12-22T18:34:00Z">
          <w:r w:rsidR="00824D8B" w:rsidDel="00B479E6">
            <w:rPr>
              <w:rFonts w:cs="Times New Roman" w:hint="eastAsia"/>
              <w:kern w:val="0"/>
              <w:sz w:val="18"/>
              <w:szCs w:val="18"/>
            </w:rPr>
            <w:delText>2</w:delText>
          </w:r>
        </w:del>
      </w:ins>
      <w:ins w:id="117" w:author="刘军涛" w:date="2021-12-22T16:32:00Z">
        <w:del w:id="118" w:author="田 恒" w:date="2021-12-22T18:34:00Z">
          <w:r w:rsidR="007346FF" w:rsidRPr="00EC6609" w:rsidDel="00B479E6">
            <w:rPr>
              <w:rFonts w:cs="Times New Roman" w:hint="eastAsia"/>
              <w:kern w:val="0"/>
              <w:sz w:val="18"/>
              <w:szCs w:val="18"/>
              <w:rPrChange w:id="119" w:author="刘军涛" w:date="2021-12-22T16:41:00Z">
                <w:rPr>
                  <w:rFonts w:ascii="����" w:hAnsi="����" w:cs="宋体" w:hint="eastAsia"/>
                  <w:kern w:val="0"/>
                  <w:sz w:val="18"/>
                  <w:szCs w:val="18"/>
                </w:rPr>
              </w:rPrChange>
            </w:rPr>
            <w:delText>，</w:delText>
          </w:r>
        </w:del>
      </w:ins>
      <w:ins w:id="120" w:author="刘军涛" w:date="2021-12-22T16:33:00Z">
        <w:del w:id="121" w:author="田 恒" w:date="2021-12-22T18:34:00Z">
          <w:r w:rsidR="005C4BDC" w:rsidRPr="00EC6609" w:rsidDel="00B479E6">
            <w:rPr>
              <w:rFonts w:cs="Times New Roman" w:hint="eastAsia"/>
              <w:kern w:val="0"/>
              <w:sz w:val="18"/>
              <w:szCs w:val="18"/>
              <w:rPrChange w:id="122" w:author="刘军涛" w:date="2021-12-22T16:41:00Z">
                <w:rPr>
                  <w:rFonts w:ascii="����" w:hAnsi="����" w:cs="宋体" w:hint="eastAsia"/>
                  <w:kern w:val="0"/>
                  <w:sz w:val="18"/>
                  <w:szCs w:val="18"/>
                </w:rPr>
              </w:rPrChange>
            </w:rPr>
            <w:delText>王才志</w:delText>
          </w:r>
        </w:del>
      </w:ins>
      <w:ins w:id="123" w:author="刘军涛" w:date="2021-12-22T17:23:00Z">
        <w:del w:id="124" w:author="田 恒" w:date="2021-12-22T18:34:00Z">
          <w:r w:rsidR="00824D8B" w:rsidDel="00B479E6">
            <w:rPr>
              <w:rFonts w:cs="Times New Roman" w:hint="eastAsia"/>
              <w:kern w:val="0"/>
              <w:sz w:val="18"/>
              <w:szCs w:val="18"/>
            </w:rPr>
            <w:delText>2</w:delText>
          </w:r>
        </w:del>
      </w:ins>
      <w:ins w:id="125" w:author="刘军涛" w:date="2021-12-22T16:33:00Z">
        <w:del w:id="126" w:author="田 恒" w:date="2021-12-22T18:34:00Z">
          <w:r w:rsidR="005C4BDC" w:rsidRPr="00EC6609" w:rsidDel="00B479E6">
            <w:rPr>
              <w:rFonts w:cs="Times New Roman" w:hint="eastAsia"/>
              <w:kern w:val="0"/>
              <w:sz w:val="18"/>
              <w:szCs w:val="18"/>
              <w:rPrChange w:id="127" w:author="刘军涛" w:date="2021-12-22T16:41:00Z">
                <w:rPr>
                  <w:rFonts w:ascii="����" w:hAnsi="����" w:cs="宋体" w:hint="eastAsia"/>
                  <w:kern w:val="0"/>
                  <w:sz w:val="18"/>
                  <w:szCs w:val="18"/>
                </w:rPr>
              </w:rPrChange>
            </w:rPr>
            <w:delText>，</w:delText>
          </w:r>
          <w:bookmarkStart w:id="128" w:name="_Hlk91089734"/>
          <w:r w:rsidR="005C4BDC" w:rsidRPr="00EC6609" w:rsidDel="00B479E6">
            <w:rPr>
              <w:rFonts w:cs="Times New Roman" w:hint="eastAsia"/>
              <w:kern w:val="0"/>
              <w:sz w:val="18"/>
              <w:szCs w:val="18"/>
              <w:rPrChange w:id="129" w:author="刘军涛" w:date="2021-12-22T16:41:00Z">
                <w:rPr>
                  <w:rFonts w:ascii="����" w:hAnsi="����" w:cs="宋体" w:hint="eastAsia"/>
                  <w:kern w:val="0"/>
                  <w:sz w:val="18"/>
                  <w:szCs w:val="18"/>
                </w:rPr>
              </w:rPrChange>
            </w:rPr>
            <w:delText>袁超</w:delText>
          </w:r>
        </w:del>
      </w:ins>
      <w:ins w:id="130" w:author="刘军涛" w:date="2021-12-22T17:23:00Z">
        <w:del w:id="131" w:author="田 恒" w:date="2021-12-22T18:34:00Z">
          <w:r w:rsidR="00824D8B" w:rsidDel="00B479E6">
            <w:rPr>
              <w:rFonts w:cs="Times New Roman"/>
              <w:kern w:val="0"/>
              <w:sz w:val="18"/>
              <w:szCs w:val="18"/>
            </w:rPr>
            <w:delText>3</w:delText>
          </w:r>
        </w:del>
      </w:ins>
      <w:bookmarkEnd w:id="128"/>
    </w:p>
    <w:p w14:paraId="52EE2FE4" w14:textId="29D6F9BD" w:rsidR="00F56470" w:rsidRPr="00EC6609" w:rsidDel="00B479E6" w:rsidRDefault="00F56470" w:rsidP="00F56470">
      <w:pPr>
        <w:widowControl/>
        <w:spacing w:line="270" w:lineRule="atLeast"/>
        <w:jc w:val="left"/>
        <w:rPr>
          <w:del w:id="132" w:author="田 恒" w:date="2021-12-22T18:34:00Z"/>
          <w:rFonts w:cs="Times New Roman" w:hint="eastAsia"/>
          <w:kern w:val="0"/>
          <w:sz w:val="18"/>
          <w:szCs w:val="18"/>
          <w:rPrChange w:id="133" w:author="刘军涛" w:date="2021-12-22T16:41:00Z">
            <w:rPr>
              <w:del w:id="134" w:author="田 恒" w:date="2021-12-22T18:34:00Z"/>
              <w:rFonts w:ascii="����" w:hAnsi="����" w:cs="宋体" w:hint="eastAsia"/>
              <w:kern w:val="0"/>
              <w:sz w:val="18"/>
              <w:szCs w:val="18"/>
            </w:rPr>
          </w:rPrChange>
        </w:rPr>
      </w:pPr>
    </w:p>
    <w:p w14:paraId="11278443" w14:textId="21CA6BFD" w:rsidR="00F56470" w:rsidRPr="00EC6609" w:rsidDel="00B479E6" w:rsidRDefault="00F56470">
      <w:pPr>
        <w:widowControl/>
        <w:spacing w:line="270" w:lineRule="atLeast"/>
        <w:jc w:val="center"/>
        <w:rPr>
          <w:del w:id="135" w:author="田 恒" w:date="2021-12-22T18:34:00Z"/>
          <w:rFonts w:cs="Times New Roman" w:hint="eastAsia"/>
          <w:kern w:val="0"/>
          <w:sz w:val="18"/>
          <w:szCs w:val="18"/>
          <w:rPrChange w:id="136" w:author="刘军涛" w:date="2021-12-22T16:41:00Z">
            <w:rPr>
              <w:del w:id="137" w:author="田 恒" w:date="2021-12-22T18:34:00Z"/>
              <w:rFonts w:ascii="����" w:hAnsi="����" w:cs="宋体" w:hint="eastAsia"/>
              <w:kern w:val="0"/>
              <w:sz w:val="18"/>
              <w:szCs w:val="18"/>
            </w:rPr>
          </w:rPrChange>
        </w:rPr>
        <w:pPrChange w:id="138" w:author="刘军涛" w:date="2021-12-22T17:23:00Z">
          <w:pPr>
            <w:widowControl/>
            <w:spacing w:line="270" w:lineRule="atLeast"/>
            <w:jc w:val="left"/>
          </w:pPr>
        </w:pPrChange>
      </w:pPr>
      <w:bookmarkStart w:id="139" w:name="_Hlk91089746"/>
      <w:del w:id="140" w:author="田 恒" w:date="2021-12-22T18:34:00Z">
        <w:r w:rsidRPr="00EC6609" w:rsidDel="00B479E6">
          <w:rPr>
            <w:rFonts w:cs="Times New Roman" w:hint="eastAsia"/>
            <w:kern w:val="0"/>
            <w:sz w:val="18"/>
            <w:szCs w:val="18"/>
            <w:rPrChange w:id="141" w:author="刘军涛" w:date="2021-12-22T16:41:00Z">
              <w:rPr>
                <w:rFonts w:ascii="����" w:hAnsi="����" w:cs="宋体" w:hint="eastAsia"/>
                <w:kern w:val="0"/>
                <w:sz w:val="18"/>
                <w:szCs w:val="18"/>
              </w:rPr>
            </w:rPrChange>
          </w:rPr>
          <w:delText>兰州大学</w:delText>
        </w:r>
        <w:r w:rsidRPr="00EC6609" w:rsidDel="00B479E6">
          <w:rPr>
            <w:rFonts w:cs="Times New Roman" w:hint="eastAsia"/>
            <w:kern w:val="0"/>
            <w:sz w:val="18"/>
            <w:szCs w:val="18"/>
            <w:rPrChange w:id="142" w:author="刘军涛" w:date="2021-12-22T16:41:00Z">
              <w:rPr>
                <w:rFonts w:ascii="����" w:hAnsi="����" w:cs="宋体" w:hint="eastAsia"/>
                <w:kern w:val="0"/>
                <w:sz w:val="18"/>
                <w:szCs w:val="18"/>
              </w:rPr>
            </w:rPrChange>
          </w:rPr>
          <w:delText xml:space="preserve">, </w:delText>
        </w:r>
        <w:r w:rsidRPr="00EC6609" w:rsidDel="00B479E6">
          <w:rPr>
            <w:rFonts w:cs="Times New Roman" w:hint="eastAsia"/>
            <w:kern w:val="0"/>
            <w:sz w:val="18"/>
            <w:szCs w:val="18"/>
            <w:rPrChange w:id="143" w:author="刘军涛" w:date="2021-12-22T16:41:00Z">
              <w:rPr>
                <w:rFonts w:ascii="����" w:hAnsi="����" w:cs="宋体" w:hint="eastAsia"/>
                <w:kern w:val="0"/>
                <w:sz w:val="18"/>
                <w:szCs w:val="18"/>
              </w:rPr>
            </w:rPrChange>
          </w:rPr>
          <w:delText>甘肃</w:delText>
        </w:r>
        <w:r w:rsidRPr="00EC6609" w:rsidDel="00B479E6">
          <w:rPr>
            <w:rFonts w:cs="Times New Roman" w:hint="eastAsia"/>
            <w:kern w:val="0"/>
            <w:sz w:val="18"/>
            <w:szCs w:val="18"/>
            <w:rPrChange w:id="144" w:author="刘军涛" w:date="2021-12-22T16:41:00Z">
              <w:rPr>
                <w:rFonts w:ascii="����" w:hAnsi="����" w:cs="宋体" w:hint="eastAsia"/>
                <w:kern w:val="0"/>
                <w:sz w:val="18"/>
                <w:szCs w:val="18"/>
              </w:rPr>
            </w:rPrChange>
          </w:rPr>
          <w:delText xml:space="preserve"> </w:delText>
        </w:r>
        <w:r w:rsidRPr="00EC6609" w:rsidDel="00B479E6">
          <w:rPr>
            <w:rFonts w:cs="Times New Roman" w:hint="eastAsia"/>
            <w:kern w:val="0"/>
            <w:sz w:val="18"/>
            <w:szCs w:val="18"/>
            <w:rPrChange w:id="145" w:author="刘军涛" w:date="2021-12-22T16:41:00Z">
              <w:rPr>
                <w:rFonts w:ascii="����" w:hAnsi="����" w:cs="宋体" w:hint="eastAsia"/>
                <w:kern w:val="0"/>
                <w:sz w:val="18"/>
                <w:szCs w:val="18"/>
              </w:rPr>
            </w:rPrChange>
          </w:rPr>
          <w:delText>兰州</w:delText>
        </w:r>
        <w:r w:rsidRPr="00EC6609" w:rsidDel="00B479E6">
          <w:rPr>
            <w:rFonts w:cs="Times New Roman" w:hint="eastAsia"/>
            <w:kern w:val="0"/>
            <w:sz w:val="18"/>
            <w:szCs w:val="18"/>
            <w:rPrChange w:id="146" w:author="刘军涛" w:date="2021-12-22T16:41:00Z">
              <w:rPr>
                <w:rFonts w:ascii="����" w:hAnsi="����" w:cs="宋体" w:hint="eastAsia"/>
                <w:kern w:val="0"/>
                <w:sz w:val="18"/>
                <w:szCs w:val="18"/>
              </w:rPr>
            </w:rPrChange>
          </w:rPr>
          <w:delText> 730000</w:delText>
        </w:r>
        <w:commentRangeEnd w:id="83"/>
        <w:r w:rsidR="002006DC" w:rsidRPr="00A325D7" w:rsidDel="00B479E6">
          <w:rPr>
            <w:rStyle w:val="ac"/>
            <w:rFonts w:cs="Times New Roman"/>
          </w:rPr>
          <w:commentReference w:id="83"/>
        </w:r>
      </w:del>
    </w:p>
    <w:bookmarkEnd w:id="139"/>
    <w:p w14:paraId="72D4C629" w14:textId="6D9D9183" w:rsidR="00F56470" w:rsidRPr="00A325D7" w:rsidDel="00B479E6" w:rsidRDefault="00F56470">
      <w:pPr>
        <w:rPr>
          <w:del w:id="147" w:author="田 恒" w:date="2021-12-22T18:34:00Z"/>
          <w:rFonts w:cs="Times New Roman"/>
        </w:rPr>
      </w:pPr>
    </w:p>
    <w:p w14:paraId="4EE62E28" w14:textId="3D49D496" w:rsidR="00F56470" w:rsidRPr="00EC6609" w:rsidDel="00B479E6" w:rsidRDefault="00F56470" w:rsidP="00F56470">
      <w:pPr>
        <w:widowControl/>
        <w:spacing w:line="270" w:lineRule="atLeast"/>
        <w:jc w:val="left"/>
        <w:rPr>
          <w:del w:id="148" w:author="田 恒" w:date="2021-12-22T18:34:00Z"/>
          <w:rFonts w:cs="Times New Roman" w:hint="eastAsia"/>
          <w:kern w:val="0"/>
          <w:sz w:val="18"/>
          <w:szCs w:val="18"/>
          <w:rPrChange w:id="149" w:author="刘军涛" w:date="2021-12-22T16:41:00Z">
            <w:rPr>
              <w:del w:id="150" w:author="田 恒" w:date="2021-12-22T18:34:00Z"/>
              <w:rFonts w:ascii="����" w:hAnsi="����" w:cs="宋体" w:hint="eastAsia"/>
              <w:kern w:val="0"/>
              <w:sz w:val="18"/>
              <w:szCs w:val="18"/>
            </w:rPr>
          </w:rPrChange>
        </w:rPr>
      </w:pPr>
      <w:del w:id="151" w:author="田 恒" w:date="2021-12-22T18:34:00Z">
        <w:r w:rsidRPr="00EC6609" w:rsidDel="00B479E6">
          <w:rPr>
            <w:rFonts w:cs="Times New Roman" w:hint="eastAsia"/>
            <w:b/>
            <w:bCs/>
            <w:kern w:val="0"/>
            <w:sz w:val="20"/>
            <w:szCs w:val="20"/>
            <w:rPrChange w:id="152" w:author="刘军涛" w:date="2021-12-22T16:41:00Z">
              <w:rPr>
                <w:rFonts w:ascii="����" w:hAnsi="����" w:cs="宋体" w:hint="eastAsia"/>
                <w:b/>
                <w:bCs/>
                <w:kern w:val="0"/>
                <w:sz w:val="20"/>
                <w:szCs w:val="20"/>
              </w:rPr>
            </w:rPrChange>
          </w:rPr>
          <w:delText>摘</w:delText>
        </w:r>
        <w:r w:rsidRPr="00EC6609" w:rsidDel="00B479E6">
          <w:rPr>
            <w:rFonts w:cs="Times New Roman" w:hint="eastAsia"/>
            <w:b/>
            <w:bCs/>
            <w:kern w:val="0"/>
            <w:sz w:val="20"/>
            <w:szCs w:val="20"/>
            <w:rPrChange w:id="153" w:author="刘军涛" w:date="2021-12-22T16:41:00Z">
              <w:rPr>
                <w:rFonts w:ascii="����" w:hAnsi="����" w:cs="宋体" w:hint="eastAsia"/>
                <w:b/>
                <w:bCs/>
                <w:kern w:val="0"/>
                <w:sz w:val="20"/>
                <w:szCs w:val="20"/>
              </w:rPr>
            </w:rPrChange>
          </w:rPr>
          <w:delText> </w:delText>
        </w:r>
        <w:r w:rsidRPr="00EC6609" w:rsidDel="00B479E6">
          <w:rPr>
            <w:rFonts w:cs="Times New Roman" w:hint="eastAsia"/>
            <w:b/>
            <w:bCs/>
            <w:kern w:val="0"/>
            <w:sz w:val="20"/>
            <w:szCs w:val="20"/>
            <w:rPrChange w:id="154" w:author="刘军涛" w:date="2021-12-22T16:41:00Z">
              <w:rPr>
                <w:rFonts w:ascii="����" w:hAnsi="����" w:cs="宋体" w:hint="eastAsia"/>
                <w:b/>
                <w:bCs/>
                <w:kern w:val="0"/>
                <w:sz w:val="20"/>
                <w:szCs w:val="20"/>
              </w:rPr>
            </w:rPrChange>
          </w:rPr>
          <w:delText>要</w:delText>
        </w:r>
        <w:r w:rsidR="000D1326" w:rsidRPr="00EC6609" w:rsidDel="00B479E6">
          <w:rPr>
            <w:rFonts w:cs="Times New Roman" w:hint="eastAsia"/>
            <w:b/>
            <w:bCs/>
            <w:kern w:val="0"/>
            <w:sz w:val="20"/>
            <w:szCs w:val="20"/>
            <w:rPrChange w:id="155" w:author="刘军涛" w:date="2021-12-22T16:41:00Z">
              <w:rPr>
                <w:rFonts w:ascii="����" w:hAnsi="����" w:cs="宋体" w:hint="eastAsia"/>
                <w:b/>
                <w:bCs/>
                <w:kern w:val="0"/>
                <w:sz w:val="20"/>
                <w:szCs w:val="20"/>
              </w:rPr>
            </w:rPrChange>
          </w:rPr>
          <w:delText>：</w:delText>
        </w:r>
        <w:bookmarkStart w:id="156" w:name="_Hlk91089894"/>
        <w:r w:rsidRPr="00EC6609" w:rsidDel="00B479E6">
          <w:rPr>
            <w:rFonts w:cs="Times New Roman" w:hint="eastAsia"/>
            <w:kern w:val="0"/>
            <w:sz w:val="20"/>
            <w:szCs w:val="20"/>
            <w:rPrChange w:id="157" w:author="刘军涛" w:date="2021-12-22T16:41:00Z">
              <w:rPr>
                <w:rFonts w:ascii="����" w:hAnsi="����" w:cs="宋体" w:hint="eastAsia"/>
                <w:kern w:val="0"/>
                <w:sz w:val="20"/>
                <w:szCs w:val="20"/>
              </w:rPr>
            </w:rPrChange>
          </w:rPr>
          <w:delText>动态色度标定是一种</w:delText>
        </w:r>
      </w:del>
      <w:ins w:id="158" w:author="dell" w:date="2021-12-16T17:10:00Z">
        <w:del w:id="159" w:author="田 恒" w:date="2021-12-22T18:34:00Z">
          <w:r w:rsidR="00C62E1E" w:rsidRPr="00EC6609" w:rsidDel="00B479E6">
            <w:rPr>
              <w:rFonts w:cs="Times New Roman" w:hint="eastAsia"/>
              <w:kern w:val="0"/>
              <w:sz w:val="20"/>
              <w:szCs w:val="20"/>
              <w:rPrChange w:id="160" w:author="刘军涛" w:date="2021-12-22T16:41:00Z">
                <w:rPr>
                  <w:rFonts w:ascii="����" w:hAnsi="����" w:cs="宋体" w:hint="eastAsia"/>
                  <w:kern w:val="0"/>
                  <w:sz w:val="20"/>
                  <w:szCs w:val="20"/>
                </w:rPr>
              </w:rPrChange>
            </w:rPr>
            <w:delText>核测井成像</w:delText>
          </w:r>
        </w:del>
      </w:ins>
      <w:ins w:id="161" w:author="dell" w:date="2021-12-16T17:11:00Z">
        <w:del w:id="162" w:author="田 恒" w:date="2021-12-22T18:34:00Z">
          <w:r w:rsidR="00B90AAE" w:rsidRPr="00EC6609" w:rsidDel="00B479E6">
            <w:rPr>
              <w:rFonts w:cs="Times New Roman" w:hint="eastAsia"/>
              <w:kern w:val="0"/>
              <w:sz w:val="20"/>
              <w:szCs w:val="20"/>
              <w:rPrChange w:id="163" w:author="刘军涛" w:date="2021-12-22T16:41:00Z">
                <w:rPr>
                  <w:rFonts w:ascii="����" w:hAnsi="����" w:cs="宋体" w:hint="eastAsia"/>
                  <w:kern w:val="0"/>
                  <w:sz w:val="20"/>
                  <w:szCs w:val="20"/>
                </w:rPr>
              </w:rPrChange>
            </w:rPr>
            <w:delText>数据</w:delText>
          </w:r>
        </w:del>
      </w:ins>
      <w:ins w:id="164" w:author="dell" w:date="2021-12-16T17:10:00Z">
        <w:del w:id="165" w:author="田 恒" w:date="2021-12-22T18:34:00Z">
          <w:r w:rsidR="00C62E1E" w:rsidRPr="00EC6609" w:rsidDel="00B479E6">
            <w:rPr>
              <w:rFonts w:cs="Times New Roman" w:hint="eastAsia"/>
              <w:kern w:val="0"/>
              <w:sz w:val="20"/>
              <w:szCs w:val="20"/>
              <w:rPrChange w:id="166" w:author="刘军涛" w:date="2021-12-22T16:41:00Z">
                <w:rPr>
                  <w:rFonts w:ascii="����" w:hAnsi="����" w:cs="宋体" w:hint="eastAsia"/>
                  <w:kern w:val="0"/>
                  <w:sz w:val="20"/>
                  <w:szCs w:val="20"/>
                </w:rPr>
              </w:rPrChange>
            </w:rPr>
            <w:delText>的</w:delText>
          </w:r>
        </w:del>
      </w:ins>
      <w:del w:id="167" w:author="田 恒" w:date="2021-12-22T18:34:00Z">
        <w:r w:rsidRPr="00EC6609" w:rsidDel="00B479E6">
          <w:rPr>
            <w:rFonts w:cs="Times New Roman" w:hint="eastAsia"/>
            <w:kern w:val="0"/>
            <w:sz w:val="20"/>
            <w:szCs w:val="20"/>
            <w:rPrChange w:id="168" w:author="刘军涛" w:date="2021-12-22T16:41:00Z">
              <w:rPr>
                <w:rFonts w:ascii="����" w:hAnsi="����" w:cs="宋体" w:hint="eastAsia"/>
                <w:kern w:val="0"/>
                <w:sz w:val="20"/>
                <w:szCs w:val="20"/>
              </w:rPr>
            </w:rPrChange>
          </w:rPr>
          <w:delText>局部化的色度标定方法，这种方法处理后图像的局部特征将会更加明显，</w:delText>
        </w:r>
      </w:del>
      <w:ins w:id="169" w:author="dell" w:date="2021-12-16T17:11:00Z">
        <w:del w:id="170" w:author="田 恒" w:date="2021-12-22T18:34:00Z">
          <w:r w:rsidR="00EA7A57" w:rsidRPr="00EC6609" w:rsidDel="00B479E6">
            <w:rPr>
              <w:rFonts w:cs="Times New Roman" w:hint="eastAsia"/>
              <w:kern w:val="0"/>
              <w:sz w:val="20"/>
              <w:szCs w:val="20"/>
              <w:rPrChange w:id="171" w:author="刘军涛" w:date="2021-12-22T16:41:00Z">
                <w:rPr>
                  <w:rFonts w:ascii="����" w:hAnsi="����" w:cs="宋体" w:hint="eastAsia"/>
                  <w:kern w:val="0"/>
                  <w:sz w:val="20"/>
                  <w:szCs w:val="20"/>
                </w:rPr>
              </w:rPrChange>
            </w:rPr>
            <w:delText>有利于</w:delText>
          </w:r>
        </w:del>
      </w:ins>
      <w:del w:id="172" w:author="田 恒" w:date="2021-12-22T18:34:00Z">
        <w:r w:rsidRPr="00EC6609" w:rsidDel="00B479E6">
          <w:rPr>
            <w:rFonts w:cs="Times New Roman" w:hint="eastAsia"/>
            <w:kern w:val="0"/>
            <w:sz w:val="20"/>
            <w:szCs w:val="20"/>
            <w:rPrChange w:id="173" w:author="刘军涛" w:date="2021-12-22T16:41:00Z">
              <w:rPr>
                <w:rFonts w:ascii="����" w:hAnsi="����" w:cs="宋体" w:hint="eastAsia"/>
                <w:kern w:val="0"/>
                <w:sz w:val="20"/>
                <w:szCs w:val="20"/>
              </w:rPr>
            </w:rPrChange>
          </w:rPr>
          <w:delText>经常用于识别方位图像的局部变化特征</w:delText>
        </w:r>
      </w:del>
      <w:ins w:id="174" w:author="dell" w:date="2021-12-16T17:11:00Z">
        <w:del w:id="175" w:author="田 恒" w:date="2021-12-22T18:34:00Z">
          <w:r w:rsidR="00EA7A57" w:rsidRPr="00EC6609" w:rsidDel="00B479E6">
            <w:rPr>
              <w:rFonts w:cs="Times New Roman" w:hint="eastAsia"/>
              <w:kern w:val="0"/>
              <w:sz w:val="20"/>
              <w:szCs w:val="20"/>
              <w:rPrChange w:id="176" w:author="刘军涛" w:date="2021-12-22T16:41:00Z">
                <w:rPr>
                  <w:rFonts w:ascii="����" w:hAnsi="����" w:cs="宋体" w:hint="eastAsia"/>
                  <w:kern w:val="0"/>
                  <w:sz w:val="20"/>
                  <w:szCs w:val="20"/>
                </w:rPr>
              </w:rPrChange>
            </w:rPr>
            <w:delText>的精细识别</w:delText>
          </w:r>
        </w:del>
      </w:ins>
      <w:del w:id="177" w:author="田 恒" w:date="2021-12-22T18:34:00Z">
        <w:r w:rsidRPr="00EC6609" w:rsidDel="00B479E6">
          <w:rPr>
            <w:rFonts w:cs="Times New Roman" w:hint="eastAsia"/>
            <w:kern w:val="0"/>
            <w:sz w:val="20"/>
            <w:szCs w:val="20"/>
            <w:rPrChange w:id="178" w:author="刘军涛" w:date="2021-12-22T16:41:00Z">
              <w:rPr>
                <w:rFonts w:ascii="����" w:hAnsi="����" w:cs="宋体" w:hint="eastAsia"/>
                <w:kern w:val="0"/>
                <w:sz w:val="20"/>
                <w:szCs w:val="20"/>
              </w:rPr>
            </w:rPrChange>
          </w:rPr>
          <w:delText>。然而传统的动态色度标定方法在处理时，窗口边界会产生明显的断层现象，影响地质信息的精确解释。为提高对方位成像资料的</w:delText>
        </w:r>
      </w:del>
      <w:ins w:id="179" w:author="dell" w:date="2021-12-16T17:12:00Z">
        <w:del w:id="180" w:author="田 恒" w:date="2021-12-22T18:34:00Z">
          <w:r w:rsidR="00A35576" w:rsidRPr="00EC6609" w:rsidDel="00B479E6">
            <w:rPr>
              <w:rFonts w:cs="Times New Roman" w:hint="eastAsia"/>
              <w:kern w:val="0"/>
              <w:sz w:val="20"/>
              <w:szCs w:val="20"/>
              <w:rPrChange w:id="181" w:author="刘军涛" w:date="2021-12-22T16:41:00Z">
                <w:rPr>
                  <w:rFonts w:ascii="����" w:hAnsi="����" w:cs="宋体" w:hint="eastAsia"/>
                  <w:kern w:val="0"/>
                  <w:sz w:val="20"/>
                  <w:szCs w:val="20"/>
                </w:rPr>
              </w:rPrChange>
            </w:rPr>
            <w:delText>解释准确度</w:delText>
          </w:r>
        </w:del>
      </w:ins>
      <w:del w:id="182" w:author="田 恒" w:date="2021-12-22T18:34:00Z">
        <w:r w:rsidRPr="00EC6609" w:rsidDel="00B479E6">
          <w:rPr>
            <w:rFonts w:cs="Times New Roman" w:hint="eastAsia"/>
            <w:kern w:val="0"/>
            <w:sz w:val="20"/>
            <w:szCs w:val="20"/>
            <w:rPrChange w:id="183" w:author="刘军涛" w:date="2021-12-22T16:41:00Z">
              <w:rPr>
                <w:rFonts w:ascii="����" w:hAnsi="����" w:cs="宋体" w:hint="eastAsia"/>
                <w:kern w:val="0"/>
                <w:sz w:val="20"/>
                <w:szCs w:val="20"/>
              </w:rPr>
            </w:rPrChange>
          </w:rPr>
          <w:delText>精确解释，有必要对</w:delText>
        </w:r>
      </w:del>
      <w:ins w:id="184" w:author="dell" w:date="2021-12-16T17:12:00Z">
        <w:del w:id="185" w:author="田 恒" w:date="2021-12-22T18:34:00Z">
          <w:r w:rsidR="00F12048" w:rsidRPr="00EC6609" w:rsidDel="00B479E6">
            <w:rPr>
              <w:rFonts w:cs="Times New Roman" w:hint="eastAsia"/>
              <w:kern w:val="0"/>
              <w:sz w:val="20"/>
              <w:szCs w:val="20"/>
              <w:rPrChange w:id="186" w:author="刘军涛" w:date="2021-12-22T16:41:00Z">
                <w:rPr>
                  <w:rFonts w:ascii="����" w:hAnsi="����" w:cs="宋体" w:hint="eastAsia"/>
                  <w:kern w:val="0"/>
                  <w:sz w:val="20"/>
                  <w:szCs w:val="20"/>
                </w:rPr>
              </w:rPrChange>
            </w:rPr>
            <w:delText>消除</w:delText>
          </w:r>
        </w:del>
      </w:ins>
      <w:del w:id="187" w:author="田 恒" w:date="2021-12-22T18:34:00Z">
        <w:r w:rsidRPr="00EC6609" w:rsidDel="00B479E6">
          <w:rPr>
            <w:rFonts w:cs="Times New Roman" w:hint="eastAsia"/>
            <w:kern w:val="0"/>
            <w:sz w:val="20"/>
            <w:szCs w:val="20"/>
            <w:rPrChange w:id="188" w:author="刘军涛" w:date="2021-12-22T16:41:00Z">
              <w:rPr>
                <w:rFonts w:ascii="����" w:hAnsi="����" w:cs="宋体" w:hint="eastAsia"/>
                <w:kern w:val="0"/>
                <w:sz w:val="20"/>
                <w:szCs w:val="20"/>
              </w:rPr>
            </w:rPrChange>
          </w:rPr>
          <w:delText>这种断层现象进行</w:delText>
        </w:r>
      </w:del>
      <w:ins w:id="189" w:author="dell" w:date="2021-12-16T17:12:00Z">
        <w:del w:id="190" w:author="田 恒" w:date="2021-12-22T18:34:00Z">
          <w:r w:rsidR="00F12048" w:rsidRPr="00EC6609" w:rsidDel="00B479E6">
            <w:rPr>
              <w:rFonts w:cs="Times New Roman" w:hint="eastAsia"/>
              <w:kern w:val="0"/>
              <w:sz w:val="20"/>
              <w:szCs w:val="20"/>
              <w:rPrChange w:id="191" w:author="刘军涛" w:date="2021-12-22T16:41:00Z">
                <w:rPr>
                  <w:rFonts w:ascii="����" w:hAnsi="����" w:cs="宋体" w:hint="eastAsia"/>
                  <w:kern w:val="0"/>
                  <w:sz w:val="20"/>
                  <w:szCs w:val="20"/>
                </w:rPr>
              </w:rPrChange>
            </w:rPr>
            <w:delText>具有重要意义</w:delText>
          </w:r>
        </w:del>
      </w:ins>
      <w:del w:id="192" w:author="田 恒" w:date="2021-12-22T18:34:00Z">
        <w:r w:rsidRPr="00EC6609" w:rsidDel="00B479E6">
          <w:rPr>
            <w:rFonts w:cs="Times New Roman" w:hint="eastAsia"/>
            <w:kern w:val="0"/>
            <w:sz w:val="20"/>
            <w:szCs w:val="20"/>
            <w:rPrChange w:id="193" w:author="刘军涛" w:date="2021-12-22T16:41:00Z">
              <w:rPr>
                <w:rFonts w:ascii="����" w:hAnsi="����" w:cs="宋体" w:hint="eastAsia"/>
                <w:kern w:val="0"/>
                <w:sz w:val="20"/>
                <w:szCs w:val="20"/>
              </w:rPr>
            </w:rPrChange>
          </w:rPr>
          <w:delText>消除。基于动态色度标定在窗口边缘产生断层的机理提出了几种动态色度标定的改进方法，</w:delText>
        </w:r>
      </w:del>
      <w:ins w:id="194" w:author="dell" w:date="2021-12-16T17:13:00Z">
        <w:del w:id="195" w:author="田 恒" w:date="2021-12-22T18:34:00Z">
          <w:r w:rsidR="00E51617" w:rsidRPr="00EC6609" w:rsidDel="00B479E6">
            <w:rPr>
              <w:rFonts w:cs="Times New Roman" w:hint="eastAsia"/>
              <w:kern w:val="0"/>
              <w:sz w:val="20"/>
              <w:szCs w:val="20"/>
              <w:rPrChange w:id="196" w:author="刘军涛" w:date="2021-12-22T16:41:00Z">
                <w:rPr>
                  <w:rFonts w:ascii="����" w:hAnsi="����" w:cs="宋体" w:hint="eastAsia"/>
                  <w:kern w:val="0"/>
                  <w:sz w:val="20"/>
                  <w:szCs w:val="20"/>
                </w:rPr>
              </w:rPrChange>
            </w:rPr>
            <w:delText>结果显示：提出</w:delText>
          </w:r>
        </w:del>
      </w:ins>
      <w:del w:id="197" w:author="田 恒" w:date="2021-12-22T18:34:00Z">
        <w:r w:rsidR="002870DD" w:rsidRPr="00EC6609" w:rsidDel="00B479E6">
          <w:rPr>
            <w:rFonts w:cs="Times New Roman" w:hint="eastAsia"/>
            <w:kern w:val="0"/>
            <w:sz w:val="20"/>
            <w:szCs w:val="20"/>
            <w:rPrChange w:id="198" w:author="刘军涛" w:date="2021-12-22T16:41:00Z">
              <w:rPr>
                <w:rFonts w:ascii="����" w:hAnsi="����" w:cs="宋体" w:hint="eastAsia"/>
                <w:kern w:val="0"/>
                <w:sz w:val="20"/>
                <w:szCs w:val="20"/>
              </w:rPr>
            </w:rPrChange>
          </w:rPr>
          <w:delText>的</w:delText>
        </w:r>
      </w:del>
      <w:ins w:id="199" w:author="dell" w:date="2021-12-16T17:13:00Z">
        <w:del w:id="200" w:author="田 恒" w:date="2021-12-22T18:34:00Z">
          <w:r w:rsidR="00E51617" w:rsidRPr="00EC6609" w:rsidDel="00B479E6">
            <w:rPr>
              <w:rFonts w:cs="Times New Roman" w:hint="eastAsia"/>
              <w:kern w:val="0"/>
              <w:sz w:val="20"/>
              <w:szCs w:val="20"/>
              <w:rPrChange w:id="201" w:author="刘军涛" w:date="2021-12-22T16:41:00Z">
                <w:rPr>
                  <w:rFonts w:ascii="����" w:hAnsi="����" w:cs="宋体" w:hint="eastAsia"/>
                  <w:kern w:val="0"/>
                  <w:sz w:val="20"/>
                  <w:szCs w:val="20"/>
                </w:rPr>
              </w:rPrChange>
            </w:rPr>
            <w:delText>方法</w:delText>
          </w:r>
        </w:del>
      </w:ins>
      <w:del w:id="202" w:author="田 恒" w:date="2021-12-22T18:34:00Z">
        <w:r w:rsidRPr="00EC6609" w:rsidDel="00B479E6">
          <w:rPr>
            <w:rFonts w:cs="Times New Roman" w:hint="eastAsia"/>
            <w:kern w:val="0"/>
            <w:sz w:val="20"/>
            <w:szCs w:val="20"/>
            <w:rPrChange w:id="203" w:author="刘军涛" w:date="2021-12-22T16:41:00Z">
              <w:rPr>
                <w:rFonts w:ascii="����" w:hAnsi="����" w:cs="宋体" w:hint="eastAsia"/>
                <w:kern w:val="0"/>
                <w:sz w:val="20"/>
                <w:szCs w:val="20"/>
              </w:rPr>
            </w:rPrChange>
          </w:rPr>
          <w:delText>有效的消除了这种断层现象。</w:delText>
        </w:r>
        <w:bookmarkEnd w:id="156"/>
      </w:del>
    </w:p>
    <w:p w14:paraId="47FCF8EB" w14:textId="52E57144" w:rsidR="00F56470" w:rsidRPr="00EC6609" w:rsidDel="00B479E6" w:rsidRDefault="00F56470" w:rsidP="00F56470">
      <w:pPr>
        <w:rPr>
          <w:del w:id="204" w:author="田 恒" w:date="2021-12-22T18:34:00Z"/>
          <w:rFonts w:cs="Times New Roman" w:hint="eastAsia"/>
          <w:kern w:val="0"/>
          <w:sz w:val="18"/>
          <w:szCs w:val="18"/>
          <w:rPrChange w:id="205" w:author="刘军涛" w:date="2021-12-22T16:41:00Z">
            <w:rPr>
              <w:del w:id="206" w:author="田 恒" w:date="2021-12-22T18:34:00Z"/>
              <w:rFonts w:ascii="����" w:hAnsi="����" w:cs="宋体" w:hint="eastAsia"/>
              <w:kern w:val="0"/>
              <w:sz w:val="18"/>
              <w:szCs w:val="18"/>
            </w:rPr>
          </w:rPrChange>
        </w:rPr>
      </w:pPr>
      <w:del w:id="207" w:author="田 恒" w:date="2021-12-22T18:34:00Z">
        <w:r w:rsidRPr="00EC6609" w:rsidDel="00B479E6">
          <w:rPr>
            <w:rFonts w:cs="Times New Roman" w:hint="eastAsia"/>
            <w:b/>
            <w:bCs/>
            <w:kern w:val="0"/>
            <w:sz w:val="20"/>
            <w:szCs w:val="20"/>
            <w:rPrChange w:id="208" w:author="刘军涛" w:date="2021-12-22T16:41:00Z">
              <w:rPr>
                <w:rFonts w:ascii="����" w:hAnsi="����" w:cs="宋体" w:hint="eastAsia"/>
                <w:b/>
                <w:bCs/>
                <w:kern w:val="0"/>
                <w:sz w:val="20"/>
                <w:szCs w:val="20"/>
              </w:rPr>
            </w:rPrChange>
          </w:rPr>
          <w:delText>关键词</w:delText>
        </w:r>
      </w:del>
      <w:ins w:id="209" w:author="dell" w:date="2021-12-16T17:09:00Z">
        <w:del w:id="210" w:author="田 恒" w:date="2021-12-22T18:34:00Z">
          <w:r w:rsidR="00BA0A29" w:rsidRPr="00EC6609" w:rsidDel="00B479E6">
            <w:rPr>
              <w:rFonts w:cs="Times New Roman" w:hint="eastAsia"/>
              <w:b/>
              <w:bCs/>
              <w:kern w:val="0"/>
              <w:sz w:val="20"/>
              <w:szCs w:val="20"/>
              <w:rPrChange w:id="211" w:author="刘军涛" w:date="2021-12-22T16:41:00Z">
                <w:rPr>
                  <w:rFonts w:ascii="����" w:hAnsi="����" w:cs="宋体" w:hint="eastAsia"/>
                  <w:b/>
                  <w:bCs/>
                  <w:kern w:val="0"/>
                  <w:sz w:val="20"/>
                  <w:szCs w:val="20"/>
                </w:rPr>
              </w:rPrChange>
            </w:rPr>
            <w:delText xml:space="preserve"> </w:delText>
          </w:r>
        </w:del>
      </w:ins>
      <w:del w:id="212" w:author="田 恒" w:date="2021-12-22T18:34:00Z">
        <w:r w:rsidRPr="00EC6609" w:rsidDel="00B479E6">
          <w:rPr>
            <w:rFonts w:cs="Times New Roman" w:hint="eastAsia"/>
            <w:b/>
            <w:bCs/>
            <w:kern w:val="0"/>
            <w:sz w:val="20"/>
            <w:szCs w:val="20"/>
            <w:rPrChange w:id="213" w:author="刘军涛" w:date="2021-12-22T16:41:00Z">
              <w:rPr>
                <w:rFonts w:ascii="����" w:hAnsi="����" w:cs="宋体" w:hint="eastAsia"/>
                <w:b/>
                <w:bCs/>
                <w:kern w:val="0"/>
                <w:sz w:val="20"/>
                <w:szCs w:val="20"/>
              </w:rPr>
            </w:rPrChange>
          </w:rPr>
          <w:delText> </w:delText>
        </w:r>
        <w:bookmarkStart w:id="214" w:name="_Hlk91089911"/>
        <w:r w:rsidRPr="00EC6609" w:rsidDel="00B479E6">
          <w:rPr>
            <w:rFonts w:cs="Times New Roman" w:hint="eastAsia"/>
            <w:kern w:val="0"/>
            <w:sz w:val="18"/>
            <w:szCs w:val="18"/>
            <w:rPrChange w:id="215" w:author="刘军涛" w:date="2021-12-22T16:41:00Z">
              <w:rPr>
                <w:rFonts w:ascii="����" w:hAnsi="����" w:cs="宋体" w:hint="eastAsia"/>
                <w:kern w:val="0"/>
                <w:sz w:val="18"/>
                <w:szCs w:val="18"/>
              </w:rPr>
            </w:rPrChange>
          </w:rPr>
          <w:delText>动态色度标定；测井；方位成像；断层</w:delText>
        </w:r>
        <w:bookmarkEnd w:id="214"/>
      </w:del>
    </w:p>
    <w:p w14:paraId="0A0CE71E" w14:textId="47371E5C" w:rsidR="00F56470" w:rsidRPr="00EC6609" w:rsidDel="00B479E6" w:rsidRDefault="00F56470" w:rsidP="00F56470">
      <w:pPr>
        <w:rPr>
          <w:del w:id="216" w:author="田 恒" w:date="2021-12-22T18:34:00Z"/>
          <w:rFonts w:cs="Times New Roman" w:hint="eastAsia"/>
          <w:kern w:val="0"/>
          <w:sz w:val="18"/>
          <w:szCs w:val="18"/>
          <w:rPrChange w:id="217" w:author="刘军涛" w:date="2021-12-22T16:41:00Z">
            <w:rPr>
              <w:del w:id="218" w:author="田 恒" w:date="2021-12-22T18:34:00Z"/>
              <w:rFonts w:ascii="����" w:hAnsi="����" w:cs="宋体" w:hint="eastAsia"/>
              <w:kern w:val="0"/>
              <w:sz w:val="18"/>
              <w:szCs w:val="18"/>
            </w:rPr>
          </w:rPrChange>
        </w:rPr>
      </w:pPr>
    </w:p>
    <w:p w14:paraId="34509852" w14:textId="5C56CBC4" w:rsidR="00F56470" w:rsidRPr="00EC6609" w:rsidDel="00B479E6" w:rsidRDefault="00F56470" w:rsidP="00F56470">
      <w:pPr>
        <w:widowControl/>
        <w:spacing w:line="270" w:lineRule="atLeast"/>
        <w:jc w:val="center"/>
        <w:rPr>
          <w:del w:id="219" w:author="田 恒" w:date="2021-12-22T18:34:00Z"/>
          <w:rFonts w:cs="Times New Roman" w:hint="eastAsia"/>
          <w:kern w:val="0"/>
          <w:sz w:val="18"/>
          <w:szCs w:val="18"/>
          <w:rPrChange w:id="220" w:author="刘军涛" w:date="2021-12-22T16:41:00Z">
            <w:rPr>
              <w:del w:id="221" w:author="田 恒" w:date="2021-12-22T18:34:00Z"/>
              <w:rFonts w:ascii="����" w:hAnsi="����" w:cs="宋体" w:hint="eastAsia"/>
              <w:kern w:val="0"/>
              <w:sz w:val="18"/>
              <w:szCs w:val="18"/>
            </w:rPr>
          </w:rPrChange>
        </w:rPr>
      </w:pPr>
      <w:del w:id="222" w:author="田 恒" w:date="2021-12-22T18:34:00Z">
        <w:r w:rsidRPr="00EC6609" w:rsidDel="00B479E6">
          <w:rPr>
            <w:rFonts w:cs="Times New Roman" w:hint="eastAsia"/>
            <w:b/>
            <w:bCs/>
            <w:kern w:val="0"/>
            <w:sz w:val="30"/>
            <w:szCs w:val="30"/>
            <w:rPrChange w:id="223" w:author="刘军涛" w:date="2021-12-22T16:41:00Z">
              <w:rPr>
                <w:rFonts w:ascii="����" w:hAnsi="����" w:cs="宋体" w:hint="eastAsia"/>
                <w:b/>
                <w:bCs/>
                <w:kern w:val="0"/>
                <w:sz w:val="30"/>
                <w:szCs w:val="30"/>
              </w:rPr>
            </w:rPrChange>
          </w:rPr>
          <w:delText xml:space="preserve">Reduce window boundary fault processing for dynamic chromaticity </w:delText>
        </w:r>
        <w:commentRangeStart w:id="224"/>
        <w:r w:rsidRPr="00EC6609" w:rsidDel="00B479E6">
          <w:rPr>
            <w:rFonts w:cs="Times New Roman" w:hint="eastAsia"/>
            <w:b/>
            <w:bCs/>
            <w:kern w:val="0"/>
            <w:sz w:val="30"/>
            <w:szCs w:val="30"/>
            <w:rPrChange w:id="225" w:author="刘军涛" w:date="2021-12-22T16:41:00Z">
              <w:rPr>
                <w:rFonts w:ascii="����" w:hAnsi="����" w:cs="宋体" w:hint="eastAsia"/>
                <w:b/>
                <w:bCs/>
                <w:kern w:val="0"/>
                <w:sz w:val="30"/>
                <w:szCs w:val="30"/>
              </w:rPr>
            </w:rPrChange>
          </w:rPr>
          <w:delText>calibration</w:delText>
        </w:r>
        <w:commentRangeEnd w:id="224"/>
        <w:r w:rsidR="00955D79" w:rsidRPr="00A325D7" w:rsidDel="00B479E6">
          <w:rPr>
            <w:rStyle w:val="ac"/>
            <w:rFonts w:cs="Times New Roman"/>
          </w:rPr>
          <w:commentReference w:id="224"/>
        </w:r>
      </w:del>
    </w:p>
    <w:p w14:paraId="259CB357" w14:textId="487A9D2D" w:rsidR="00F56470" w:rsidRPr="00EC6609" w:rsidDel="00B479E6" w:rsidRDefault="00F56470" w:rsidP="00F56470">
      <w:pPr>
        <w:widowControl/>
        <w:spacing w:line="270" w:lineRule="atLeast"/>
        <w:jc w:val="left"/>
        <w:rPr>
          <w:del w:id="226" w:author="田 恒" w:date="2021-12-22T18:34:00Z"/>
          <w:rFonts w:cs="Times New Roman" w:hint="eastAsia"/>
          <w:kern w:val="0"/>
          <w:sz w:val="18"/>
          <w:szCs w:val="18"/>
          <w:rPrChange w:id="227" w:author="刘军涛" w:date="2021-12-22T16:41:00Z">
            <w:rPr>
              <w:del w:id="228" w:author="田 恒" w:date="2021-12-22T18:34:00Z"/>
              <w:rFonts w:ascii="����" w:hAnsi="����" w:cs="宋体" w:hint="eastAsia"/>
              <w:kern w:val="0"/>
              <w:sz w:val="18"/>
              <w:szCs w:val="18"/>
            </w:rPr>
          </w:rPrChange>
        </w:rPr>
      </w:pPr>
      <w:commentRangeStart w:id="229"/>
      <w:del w:id="230" w:author="田 恒" w:date="2021-12-22T18:34:00Z">
        <w:r w:rsidRPr="00EC6609" w:rsidDel="00B479E6">
          <w:rPr>
            <w:rFonts w:cs="Times New Roman" w:hint="eastAsia"/>
            <w:color w:val="000000"/>
            <w:kern w:val="0"/>
            <w:sz w:val="18"/>
            <w:szCs w:val="18"/>
            <w:rPrChange w:id="231" w:author="刘军涛" w:date="2021-12-22T16:41:00Z">
              <w:rPr>
                <w:rFonts w:ascii="����" w:hAnsi="����" w:cs="宋体" w:hint="eastAsia"/>
                <w:color w:val="000000"/>
                <w:kern w:val="0"/>
                <w:sz w:val="18"/>
                <w:szCs w:val="18"/>
              </w:rPr>
            </w:rPrChange>
          </w:rPr>
          <w:delText>Tian H, Liu J</w:delText>
        </w:r>
      </w:del>
    </w:p>
    <w:p w14:paraId="400E4D95" w14:textId="22EC92E1" w:rsidR="00F56470" w:rsidRPr="00A325D7" w:rsidDel="00B479E6" w:rsidRDefault="00F56470" w:rsidP="00F56470">
      <w:pPr>
        <w:rPr>
          <w:del w:id="232" w:author="田 恒" w:date="2021-12-22T18:34:00Z"/>
          <w:rFonts w:cs="Times New Roman"/>
        </w:rPr>
      </w:pPr>
    </w:p>
    <w:p w14:paraId="5CF7CC7D" w14:textId="33208350" w:rsidR="00F56470" w:rsidRPr="00EC6609" w:rsidDel="00B479E6" w:rsidRDefault="00F56470" w:rsidP="00F56470">
      <w:pPr>
        <w:widowControl/>
        <w:spacing w:line="270" w:lineRule="atLeast"/>
        <w:jc w:val="left"/>
        <w:rPr>
          <w:del w:id="233" w:author="田 恒" w:date="2021-12-22T18:34:00Z"/>
          <w:rFonts w:cs="Times New Roman" w:hint="eastAsia"/>
          <w:kern w:val="0"/>
          <w:sz w:val="18"/>
          <w:szCs w:val="18"/>
          <w:rPrChange w:id="234" w:author="刘军涛" w:date="2021-12-22T16:41:00Z">
            <w:rPr>
              <w:del w:id="235" w:author="田 恒" w:date="2021-12-22T18:34:00Z"/>
              <w:rFonts w:ascii="����" w:hAnsi="����" w:cs="宋体" w:hint="eastAsia"/>
              <w:kern w:val="0"/>
              <w:sz w:val="18"/>
              <w:szCs w:val="18"/>
            </w:rPr>
          </w:rPrChange>
        </w:rPr>
      </w:pPr>
      <w:bookmarkStart w:id="236" w:name="_Hlk91090388"/>
      <w:del w:id="237" w:author="田 恒" w:date="2021-12-22T18:34:00Z">
        <w:r w:rsidRPr="00EC6609" w:rsidDel="00B479E6">
          <w:rPr>
            <w:rFonts w:cs="Times New Roman" w:hint="eastAsia"/>
            <w:i/>
            <w:iCs/>
            <w:kern w:val="0"/>
            <w:sz w:val="18"/>
            <w:szCs w:val="18"/>
            <w:rPrChange w:id="238" w:author="刘军涛" w:date="2021-12-22T16:41:00Z">
              <w:rPr>
                <w:rFonts w:ascii="����" w:hAnsi="����" w:cs="宋体" w:hint="eastAsia"/>
                <w:i/>
                <w:iCs/>
                <w:kern w:val="0"/>
                <w:sz w:val="18"/>
                <w:szCs w:val="18"/>
              </w:rPr>
            </w:rPrChange>
          </w:rPr>
          <w:delText>Lanzhou University</w:delText>
        </w:r>
        <w:r w:rsidRPr="00EC6609" w:rsidDel="00B479E6">
          <w:rPr>
            <w:rFonts w:cs="Times New Roman" w:hint="eastAsia"/>
            <w:kern w:val="0"/>
            <w:sz w:val="18"/>
            <w:szCs w:val="18"/>
            <w:rPrChange w:id="239" w:author="刘军涛" w:date="2021-12-22T16:41:00Z">
              <w:rPr>
                <w:rFonts w:ascii="����" w:hAnsi="����" w:cs="宋体" w:hint="eastAsia"/>
                <w:kern w:val="0"/>
                <w:sz w:val="18"/>
                <w:szCs w:val="18"/>
              </w:rPr>
            </w:rPrChange>
          </w:rPr>
          <w:delText>, Lanzhou 730000, </w:delText>
        </w:r>
        <w:r w:rsidRPr="00EC6609" w:rsidDel="00B479E6">
          <w:rPr>
            <w:rFonts w:cs="Times New Roman" w:hint="eastAsia"/>
            <w:i/>
            <w:iCs/>
            <w:kern w:val="0"/>
            <w:sz w:val="18"/>
            <w:szCs w:val="18"/>
            <w:rPrChange w:id="240" w:author="刘军涛" w:date="2021-12-22T16:41:00Z">
              <w:rPr>
                <w:rFonts w:ascii="����" w:hAnsi="����" w:cs="宋体" w:hint="eastAsia"/>
                <w:i/>
                <w:iCs/>
                <w:kern w:val="0"/>
                <w:sz w:val="18"/>
                <w:szCs w:val="18"/>
              </w:rPr>
            </w:rPrChange>
          </w:rPr>
          <w:delText>China</w:delText>
        </w:r>
        <w:commentRangeEnd w:id="229"/>
        <w:r w:rsidR="00F2421D" w:rsidRPr="00A325D7" w:rsidDel="00B479E6">
          <w:rPr>
            <w:rStyle w:val="ac"/>
            <w:rFonts w:cs="Times New Roman"/>
          </w:rPr>
          <w:commentReference w:id="229"/>
        </w:r>
      </w:del>
    </w:p>
    <w:bookmarkEnd w:id="236"/>
    <w:p w14:paraId="4C6BC1D4" w14:textId="015A6870" w:rsidR="00F56470" w:rsidRPr="00A325D7" w:rsidDel="00B479E6" w:rsidRDefault="00F56470" w:rsidP="00F56470">
      <w:pPr>
        <w:rPr>
          <w:del w:id="241" w:author="田 恒" w:date="2021-12-22T18:34:00Z"/>
          <w:rFonts w:cs="Times New Roman"/>
        </w:rPr>
      </w:pPr>
    </w:p>
    <w:p w14:paraId="3E572729" w14:textId="575340B8" w:rsidR="00F56470" w:rsidRPr="00EC6609" w:rsidDel="00B479E6" w:rsidRDefault="00F56470" w:rsidP="00A325D7">
      <w:pPr>
        <w:widowControl/>
        <w:spacing w:line="270" w:lineRule="atLeast"/>
        <w:rPr>
          <w:del w:id="242" w:author="田 恒" w:date="2021-12-22T18:34:00Z"/>
          <w:rFonts w:cs="Times New Roman" w:hint="eastAsia"/>
          <w:kern w:val="0"/>
          <w:sz w:val="18"/>
          <w:szCs w:val="18"/>
          <w:rPrChange w:id="243" w:author="刘军涛" w:date="2021-12-22T16:41:00Z">
            <w:rPr>
              <w:del w:id="244" w:author="田 恒" w:date="2021-12-22T18:34:00Z"/>
              <w:rFonts w:ascii="����" w:hAnsi="����" w:cs="宋体" w:hint="eastAsia"/>
              <w:kern w:val="0"/>
              <w:sz w:val="18"/>
              <w:szCs w:val="18"/>
            </w:rPr>
          </w:rPrChange>
        </w:rPr>
      </w:pPr>
      <w:commentRangeStart w:id="245"/>
      <w:del w:id="246" w:author="田 恒" w:date="2021-12-22T18:34:00Z">
        <w:r w:rsidRPr="00EC6609" w:rsidDel="00B479E6">
          <w:rPr>
            <w:rFonts w:cs="Times New Roman" w:hint="eastAsia"/>
            <w:b/>
            <w:bCs/>
            <w:kern w:val="0"/>
            <w:sz w:val="20"/>
            <w:szCs w:val="20"/>
            <w:rPrChange w:id="247" w:author="刘军涛" w:date="2021-12-22T16:41:00Z">
              <w:rPr>
                <w:rFonts w:ascii="����" w:hAnsi="����" w:cs="宋体" w:hint="eastAsia"/>
                <w:b/>
                <w:bCs/>
                <w:kern w:val="0"/>
                <w:sz w:val="20"/>
                <w:szCs w:val="20"/>
              </w:rPr>
            </w:rPrChange>
          </w:rPr>
          <w:delText>Abstract</w:delText>
        </w:r>
        <w:bookmarkStart w:id="248" w:name="_Hlk91090442"/>
        <w:r w:rsidRPr="00EC6609" w:rsidDel="00B479E6">
          <w:rPr>
            <w:rFonts w:cs="Times New Roman" w:hint="eastAsia"/>
            <w:kern w:val="0"/>
            <w:sz w:val="20"/>
            <w:szCs w:val="20"/>
            <w:rPrChange w:id="249" w:author="刘军涛" w:date="2021-12-22T16:41:00Z">
              <w:rPr>
                <w:rFonts w:ascii="����" w:hAnsi="����" w:cs="宋体" w:hint="eastAsia"/>
                <w:kern w:val="0"/>
                <w:sz w:val="20"/>
                <w:szCs w:val="20"/>
              </w:rPr>
            </w:rPrChange>
          </w:rPr>
          <w:delText> </w:delText>
        </w:r>
        <w:r w:rsidR="007A27B2" w:rsidRPr="00EC6609" w:rsidDel="00B479E6">
          <w:rPr>
            <w:rFonts w:cs="Times New Roman" w:hint="eastAsia"/>
            <w:kern w:val="0"/>
            <w:sz w:val="20"/>
            <w:szCs w:val="20"/>
            <w:rPrChange w:id="250" w:author="刘军涛" w:date="2021-12-22T16:41:00Z">
              <w:rPr>
                <w:rFonts w:ascii="����" w:hAnsi="����" w:cs="宋体" w:hint="eastAsia"/>
                <w:kern w:val="0"/>
                <w:sz w:val="20"/>
                <w:szCs w:val="20"/>
              </w:rPr>
            </w:rPrChange>
          </w:rPr>
          <w:delText>Dynamic chromaticity calibration is a localization chromaticity calibration method for nuclear logging imaging data. After processing, the local features of the image will be more obvious, which is beneficial to the fine identification of the local variation features of azimuth image. However, in the traditional dynamic chromaticity calibration method, the window boundary will produce obvious fault phenomenon, which affects the accurate interpretation of geological information. In order to improve the interpretation accuracy of azimuth imaging data, it is important to eliminate this fault phenomenon. Several improved methods of dynamic chromaticity calibration are proposed based on the mechanism that dynamic chromaticity calibration produces faults at the window edge. The results show that the proposed method can effectively eliminate such faults.</w:delText>
        </w:r>
        <w:bookmarkEnd w:id="248"/>
      </w:del>
    </w:p>
    <w:p w14:paraId="30862983" w14:textId="028A6324" w:rsidR="00F56470" w:rsidRPr="00EC6609" w:rsidDel="00B479E6" w:rsidRDefault="00F56470" w:rsidP="00F56470">
      <w:pPr>
        <w:widowControl/>
        <w:spacing w:line="270" w:lineRule="atLeast"/>
        <w:ind w:firstLine="361"/>
        <w:jc w:val="left"/>
        <w:rPr>
          <w:del w:id="251" w:author="田 恒" w:date="2021-12-22T18:34:00Z"/>
          <w:rFonts w:cs="Times New Roman" w:hint="eastAsia"/>
          <w:kern w:val="0"/>
          <w:sz w:val="18"/>
          <w:szCs w:val="18"/>
          <w:rPrChange w:id="252" w:author="刘军涛" w:date="2021-12-22T16:41:00Z">
            <w:rPr>
              <w:del w:id="253" w:author="田 恒" w:date="2021-12-22T18:34:00Z"/>
              <w:rFonts w:ascii="����" w:hAnsi="����" w:cs="宋体" w:hint="eastAsia"/>
              <w:kern w:val="0"/>
              <w:sz w:val="18"/>
              <w:szCs w:val="18"/>
            </w:rPr>
          </w:rPrChange>
        </w:rPr>
      </w:pPr>
      <w:del w:id="254" w:author="田 恒" w:date="2021-12-22T18:34:00Z">
        <w:r w:rsidRPr="00EC6609" w:rsidDel="00B479E6">
          <w:rPr>
            <w:rFonts w:cs="Times New Roman" w:hint="eastAsia"/>
            <w:b/>
            <w:bCs/>
            <w:kern w:val="0"/>
            <w:sz w:val="18"/>
            <w:szCs w:val="18"/>
            <w:rPrChange w:id="255" w:author="刘军涛" w:date="2021-12-22T16:41:00Z">
              <w:rPr>
                <w:rFonts w:ascii="����" w:hAnsi="����" w:cs="宋体" w:hint="eastAsia"/>
                <w:b/>
                <w:bCs/>
                <w:kern w:val="0"/>
                <w:sz w:val="18"/>
                <w:szCs w:val="18"/>
              </w:rPr>
            </w:rPrChange>
          </w:rPr>
          <w:delText>Keywords</w:delText>
        </w:r>
        <w:r w:rsidRPr="00EC6609" w:rsidDel="00B479E6">
          <w:rPr>
            <w:rFonts w:cs="Times New Roman" w:hint="eastAsia"/>
            <w:kern w:val="0"/>
            <w:sz w:val="18"/>
            <w:szCs w:val="18"/>
            <w:rPrChange w:id="256" w:author="刘军涛" w:date="2021-12-22T16:41:00Z">
              <w:rPr>
                <w:rFonts w:ascii="����" w:hAnsi="����" w:cs="宋体" w:hint="eastAsia"/>
                <w:kern w:val="0"/>
                <w:sz w:val="18"/>
                <w:szCs w:val="18"/>
              </w:rPr>
            </w:rPrChange>
          </w:rPr>
          <w:delText> </w:delText>
        </w:r>
        <w:bookmarkStart w:id="257" w:name="_Hlk91090456"/>
        <w:r w:rsidRPr="00EC6609" w:rsidDel="00B479E6">
          <w:rPr>
            <w:rFonts w:cs="Times New Roman" w:hint="eastAsia"/>
            <w:kern w:val="0"/>
            <w:sz w:val="18"/>
            <w:szCs w:val="18"/>
            <w:rPrChange w:id="258" w:author="刘军涛" w:date="2021-12-22T16:41:00Z">
              <w:rPr>
                <w:rFonts w:ascii="����" w:hAnsi="����" w:cs="宋体" w:hint="eastAsia"/>
                <w:kern w:val="0"/>
                <w:sz w:val="18"/>
                <w:szCs w:val="18"/>
              </w:rPr>
            </w:rPrChange>
          </w:rPr>
          <w:delText>Dynamic chromaticity calibration</w:delText>
        </w:r>
        <w:r w:rsidRPr="00EC6609" w:rsidDel="00B479E6">
          <w:rPr>
            <w:rFonts w:cs="Times New Roman" w:hint="eastAsia"/>
            <w:kern w:val="0"/>
            <w:sz w:val="18"/>
            <w:szCs w:val="18"/>
            <w:rPrChange w:id="259" w:author="刘军涛" w:date="2021-12-22T16:41:00Z">
              <w:rPr>
                <w:rFonts w:ascii="����" w:hAnsi="����" w:cs="宋体" w:hint="eastAsia"/>
                <w:kern w:val="0"/>
                <w:sz w:val="18"/>
                <w:szCs w:val="18"/>
              </w:rPr>
            </w:rPrChange>
          </w:rPr>
          <w:delText>；</w:delText>
        </w:r>
        <w:r w:rsidRPr="00EC6609" w:rsidDel="00B479E6">
          <w:rPr>
            <w:rFonts w:cs="Times New Roman" w:hint="eastAsia"/>
            <w:kern w:val="0"/>
            <w:sz w:val="18"/>
            <w:szCs w:val="18"/>
            <w:rPrChange w:id="260" w:author="刘军涛" w:date="2021-12-22T16:41:00Z">
              <w:rPr>
                <w:rFonts w:ascii="����" w:hAnsi="����" w:cs="宋体" w:hint="eastAsia"/>
                <w:kern w:val="0"/>
                <w:sz w:val="18"/>
                <w:szCs w:val="18"/>
              </w:rPr>
            </w:rPrChange>
          </w:rPr>
          <w:delText>well logging</w:delText>
        </w:r>
        <w:r w:rsidRPr="00EC6609" w:rsidDel="00B479E6">
          <w:rPr>
            <w:rFonts w:cs="Times New Roman" w:hint="eastAsia"/>
            <w:kern w:val="0"/>
            <w:sz w:val="18"/>
            <w:szCs w:val="18"/>
            <w:rPrChange w:id="261" w:author="刘军涛" w:date="2021-12-22T16:41:00Z">
              <w:rPr>
                <w:rFonts w:ascii="����" w:hAnsi="����" w:cs="宋体" w:hint="eastAsia"/>
                <w:kern w:val="0"/>
                <w:sz w:val="18"/>
                <w:szCs w:val="18"/>
              </w:rPr>
            </w:rPrChange>
          </w:rPr>
          <w:delText>；</w:delText>
        </w:r>
        <w:r w:rsidRPr="00EC6609" w:rsidDel="00B479E6">
          <w:rPr>
            <w:rFonts w:cs="Times New Roman" w:hint="eastAsia"/>
            <w:kern w:val="0"/>
            <w:sz w:val="18"/>
            <w:szCs w:val="18"/>
            <w:rPrChange w:id="262" w:author="刘军涛" w:date="2021-12-22T16:41:00Z">
              <w:rPr>
                <w:rFonts w:ascii="����" w:hAnsi="����" w:cs="宋体" w:hint="eastAsia"/>
                <w:kern w:val="0"/>
                <w:sz w:val="18"/>
                <w:szCs w:val="18"/>
              </w:rPr>
            </w:rPrChange>
          </w:rPr>
          <w:delText>azimuthal imager</w:delText>
        </w:r>
        <w:r w:rsidRPr="00EC6609" w:rsidDel="00B479E6">
          <w:rPr>
            <w:rFonts w:cs="Times New Roman" w:hint="eastAsia"/>
            <w:kern w:val="0"/>
            <w:sz w:val="18"/>
            <w:szCs w:val="18"/>
            <w:rPrChange w:id="263" w:author="刘军涛" w:date="2021-12-22T16:41:00Z">
              <w:rPr>
                <w:rFonts w:ascii="����" w:hAnsi="����" w:cs="宋体" w:hint="eastAsia"/>
                <w:kern w:val="0"/>
                <w:sz w:val="18"/>
                <w:szCs w:val="18"/>
              </w:rPr>
            </w:rPrChange>
          </w:rPr>
          <w:delText>；</w:delText>
        </w:r>
        <w:r w:rsidRPr="00EC6609" w:rsidDel="00B479E6">
          <w:rPr>
            <w:rFonts w:cs="Times New Roman" w:hint="eastAsia"/>
            <w:kern w:val="0"/>
            <w:sz w:val="18"/>
            <w:szCs w:val="18"/>
            <w:rPrChange w:id="264" w:author="刘军涛" w:date="2021-12-22T16:41:00Z">
              <w:rPr>
                <w:rFonts w:ascii="����" w:hAnsi="����" w:cs="宋体" w:hint="eastAsia"/>
                <w:kern w:val="0"/>
                <w:sz w:val="18"/>
                <w:szCs w:val="18"/>
              </w:rPr>
            </w:rPrChange>
          </w:rPr>
          <w:delText>fault</w:delText>
        </w:r>
        <w:commentRangeEnd w:id="245"/>
        <w:r w:rsidR="000411F1" w:rsidRPr="00A325D7" w:rsidDel="00B479E6">
          <w:rPr>
            <w:rStyle w:val="ac"/>
            <w:rFonts w:cs="Times New Roman"/>
          </w:rPr>
          <w:commentReference w:id="245"/>
        </w:r>
        <w:bookmarkEnd w:id="257"/>
      </w:del>
    </w:p>
    <w:p w14:paraId="6A39959A" w14:textId="006BDFD1" w:rsidR="00F56470" w:rsidRPr="00A325D7" w:rsidRDefault="00F56470" w:rsidP="00F56470">
      <w:pPr>
        <w:rPr>
          <w:rFonts w:cs="Times New Roman"/>
        </w:rPr>
      </w:pPr>
    </w:p>
    <w:p w14:paraId="4575FBAA" w14:textId="54E6BD2A" w:rsidR="00F56470" w:rsidRPr="00A325D7" w:rsidRDefault="00F56470">
      <w:pPr>
        <w:pStyle w:val="1"/>
        <w:spacing w:before="156" w:after="156"/>
        <w:rPr>
          <w:rFonts w:cs="Times New Roman"/>
        </w:rPr>
        <w:pPrChange w:id="265" w:author="刘军涛" w:date="2021-12-22T16:35:00Z">
          <w:pPr/>
        </w:pPrChange>
      </w:pPr>
      <w:del w:id="266" w:author="刘军涛" w:date="2021-12-22T16:35:00Z">
        <w:r w:rsidRPr="00A325D7" w:rsidDel="00114081">
          <w:rPr>
            <w:rFonts w:cs="Times New Roman"/>
          </w:rPr>
          <w:tab/>
        </w:r>
      </w:del>
      <w:r w:rsidRPr="00A325D7">
        <w:rPr>
          <w:rFonts w:cs="Times New Roman"/>
        </w:rPr>
        <w:t>0</w:t>
      </w:r>
      <w:ins w:id="267" w:author="刘军涛" w:date="2021-12-22T16:35:00Z">
        <w:r w:rsidR="00114081" w:rsidRPr="00A325D7">
          <w:rPr>
            <w:rFonts w:cs="Times New Roman"/>
          </w:rPr>
          <w:t xml:space="preserve"> </w:t>
        </w:r>
      </w:ins>
      <w:del w:id="268" w:author="刘军涛" w:date="2021-12-22T16:35:00Z">
        <w:r w:rsidRPr="00A325D7" w:rsidDel="00114081">
          <w:rPr>
            <w:rFonts w:cs="Times New Roman"/>
          </w:rPr>
          <w:delText> </w:delText>
        </w:r>
      </w:del>
      <w:r w:rsidRPr="00A325D7">
        <w:rPr>
          <w:rFonts w:cs="Times New Roman" w:hint="eastAsia"/>
        </w:rPr>
        <w:t>引言</w:t>
      </w:r>
    </w:p>
    <w:p w14:paraId="74F8A264" w14:textId="22B83CEB" w:rsidR="00F56470" w:rsidRPr="00EC6609" w:rsidRDefault="00F56470">
      <w:pPr>
        <w:widowControl/>
        <w:spacing w:before="100" w:beforeAutospacing="1" w:after="100" w:afterAutospacing="1"/>
        <w:ind w:firstLineChars="200" w:firstLine="480"/>
        <w:rPr>
          <w:rFonts w:cs="Times New Roman"/>
          <w:color w:val="242021"/>
          <w:szCs w:val="24"/>
          <w:rPrChange w:id="269" w:author="刘军涛" w:date="2021-12-22T16:41:00Z">
            <w:rPr>
              <w:rFonts w:ascii="宋体" w:hAnsi="宋体"/>
              <w:color w:val="242021"/>
              <w:sz w:val="20"/>
              <w:szCs w:val="20"/>
            </w:rPr>
          </w:rPrChange>
        </w:rPr>
        <w:pPrChange w:id="270" w:author="刘军涛" w:date="2021-12-22T16:36:00Z">
          <w:pPr>
            <w:widowControl/>
            <w:spacing w:before="100" w:beforeAutospacing="1" w:after="100" w:afterAutospacing="1" w:line="293" w:lineRule="atLeast"/>
            <w:ind w:firstLine="420"/>
            <w:jc w:val="left"/>
          </w:pPr>
        </w:pPrChange>
      </w:pPr>
      <w:r w:rsidRPr="00EC6609">
        <w:rPr>
          <w:rFonts w:cs="Times New Roman"/>
          <w:color w:val="242021"/>
          <w:szCs w:val="24"/>
          <w:rPrChange w:id="271" w:author="刘军涛" w:date="2021-12-22T16:41:00Z">
            <w:rPr>
              <w:rFonts w:ascii="宋体" w:hAnsi="宋体"/>
              <w:color w:val="242021"/>
              <w:sz w:val="20"/>
              <w:szCs w:val="20"/>
            </w:rPr>
          </w:rPrChange>
        </w:rPr>
        <w:t>随钻方位测井</w:t>
      </w:r>
      <w:r w:rsidRPr="00EC6609">
        <w:rPr>
          <w:rFonts w:cs="Times New Roman" w:hint="eastAsia"/>
          <w:color w:val="242021"/>
          <w:szCs w:val="24"/>
          <w:rPrChange w:id="272" w:author="刘军涛" w:date="2021-12-22T16:41:00Z">
            <w:rPr>
              <w:rFonts w:ascii="宋体" w:hAnsi="宋体" w:hint="eastAsia"/>
              <w:color w:val="242021"/>
              <w:sz w:val="20"/>
              <w:szCs w:val="20"/>
            </w:rPr>
          </w:rPrChange>
        </w:rPr>
        <w:t>技术如今已经比较成熟，成为国内外大斜度井核水平井随</w:t>
      </w:r>
      <w:proofErr w:type="gramStart"/>
      <w:r w:rsidRPr="00EC6609">
        <w:rPr>
          <w:rFonts w:cs="Times New Roman" w:hint="eastAsia"/>
          <w:color w:val="242021"/>
          <w:szCs w:val="24"/>
          <w:rPrChange w:id="273" w:author="刘军涛" w:date="2021-12-22T16:41:00Z">
            <w:rPr>
              <w:rFonts w:ascii="宋体" w:hAnsi="宋体" w:hint="eastAsia"/>
              <w:color w:val="242021"/>
              <w:sz w:val="20"/>
              <w:szCs w:val="20"/>
            </w:rPr>
          </w:rPrChange>
        </w:rPr>
        <w:t>钻过程</w:t>
      </w:r>
      <w:proofErr w:type="gramEnd"/>
      <w:r w:rsidRPr="00EC6609">
        <w:rPr>
          <w:rFonts w:cs="Times New Roman" w:hint="eastAsia"/>
          <w:color w:val="242021"/>
          <w:szCs w:val="24"/>
          <w:rPrChange w:id="274" w:author="刘军涛" w:date="2021-12-22T16:41:00Z">
            <w:rPr>
              <w:rFonts w:ascii="宋体" w:hAnsi="宋体" w:hint="eastAsia"/>
              <w:color w:val="242021"/>
              <w:sz w:val="20"/>
              <w:szCs w:val="20"/>
            </w:rPr>
          </w:rPrChange>
        </w:rPr>
        <w:t>中的必测项目</w:t>
      </w:r>
      <w:r w:rsidR="00B175F9" w:rsidRPr="00B175F9">
        <w:rPr>
          <w:rFonts w:cs="Times New Roman"/>
          <w:color w:val="242021"/>
          <w:szCs w:val="24"/>
          <w:vertAlign w:val="superscript"/>
          <w:rPrChange w:id="275" w:author="田 恒" w:date="2021-12-22T21:40:00Z">
            <w:rPr>
              <w:rFonts w:cs="Times New Roman"/>
              <w:color w:val="242021"/>
              <w:szCs w:val="24"/>
            </w:rPr>
          </w:rPrChange>
        </w:rPr>
        <w:fldChar w:fldCharType="begin"/>
      </w:r>
      <w:r w:rsidR="00A86E35">
        <w:rPr>
          <w:rFonts w:cs="Times New Roman"/>
          <w:color w:val="242021"/>
          <w:szCs w:val="24"/>
          <w:vertAlign w:val="superscript"/>
        </w:rPr>
        <w:instrText xml:space="preserve"> ADDIN ZOTERO_ITEM CSL_CITATION {"citationID":"wTG2UsHu","properties":{"formattedCitation":"\\super [1,2]\\nosupersub{}","plainCitation":"[1,2]","noteIndex":0},"citationItems":[{"id":245,"uris":["http://zotero.org/users/local/Tdr7t6qq/items/8S6Y9KXX"],"uri":["http://zotero.org/users/local/Tdr7t6qq/items/8S6Y9KXX"],"itemData":{"id":245,"type":"article-journal","abstract":"In order to solve the problem of the long distances between the geosteering while drilling system and the drill bit, and the problem of limited detection information and low detection accuracy, a near-bit gamma imaging logger and a high-resolution resistivity LWD tool were developed. They are based on the principle of sector scanning while drilling, which combines with a MEMS dynamic tool surface detection, imaging acquisition algorithm of near-bit gamma rotation cumulative counting, and the imaging acquisition algorithm driven by the dynamic PID adjustment emission of resistivity while drilling. It takes into consideration the fact that the near-bit gamma measurement covers 16 sectors and resistivity while drilling measurement contains 128 sectors. The results of field test suggest that the near-bit gamma imaging LWD data can provide technical support in the geosteering drilling of complex oil and gas reservoirs, while the resistivity LWD data is consistent with the cable logging data and can provide valid data for formation evaluation while drilling. Studies show that the near-bit gamma imaging logger and the high-precision resistivity </w:instrText>
      </w:r>
      <w:r w:rsidR="00A86E35">
        <w:rPr>
          <w:rFonts w:cs="Times New Roman" w:hint="eastAsia"/>
          <w:color w:val="242021"/>
          <w:szCs w:val="24"/>
          <w:vertAlign w:val="superscript"/>
        </w:rPr>
        <w:instrText>LWD logger can acquire very large quantities of high precision logging data, and provide support in geosteering and formation evaluation.","container-title":"</w:instrText>
      </w:r>
      <w:r w:rsidR="00A86E35">
        <w:rPr>
          <w:rFonts w:cs="Times New Roman" w:hint="eastAsia"/>
          <w:color w:val="242021"/>
          <w:szCs w:val="24"/>
          <w:vertAlign w:val="superscript"/>
        </w:rPr>
        <w:instrText>石油钻探技术</w:instrText>
      </w:r>
      <w:r w:rsidR="00A86E35">
        <w:rPr>
          <w:rFonts w:cs="Times New Roman" w:hint="eastAsia"/>
          <w:color w:val="242021"/>
          <w:szCs w:val="24"/>
          <w:vertAlign w:val="superscript"/>
        </w:rPr>
        <w:instrText xml:space="preserve">","DOI":"10.11911/syztjs.2019060","ISSN":"1001-0890","issue":"3","journalAbbreviation":"syztjs","language":"zh","note":"publisher: </w:instrText>
      </w:r>
      <w:r w:rsidR="00A86E35">
        <w:rPr>
          <w:rFonts w:cs="Times New Roman" w:hint="eastAsia"/>
          <w:color w:val="242021"/>
          <w:szCs w:val="24"/>
          <w:vertAlign w:val="superscript"/>
        </w:rPr>
        <w:instrText>石油钻探技术</w:instrText>
      </w:r>
      <w:r w:rsidR="00A86E35">
        <w:rPr>
          <w:rFonts w:cs="Times New Roman" w:hint="eastAsia"/>
          <w:color w:val="242021"/>
          <w:szCs w:val="24"/>
          <w:vertAlign w:val="superscript"/>
        </w:rPr>
        <w:instrText>","page":"148-155","source":"www.syzt.com.cn","title":"The Key Technologies of High Precision Imaging Logging while Drilling","volume":"47","author":[{"family":"Baoping","given":"L. U."},{"family":"Weining","g</w:instrText>
      </w:r>
      <w:r w:rsidR="00A86E35">
        <w:rPr>
          <w:rFonts w:cs="Times New Roman"/>
          <w:color w:val="242021"/>
          <w:szCs w:val="24"/>
          <w:vertAlign w:val="superscript"/>
        </w:rPr>
        <w:instrText>iven":"N. I."}],"issued":{"date-parts":[["2019",5,1]]}},"label":"page"},{"id":253,"uris":["http://zotero.org/users/local/Tdr7t6qq/items/6EQ56CCK"],"uri":["http://zotero.org/users/local/Tdr7t6qq/items/6EQ56CCK"],"itemData":{"id":253,"type":"article-journal</w:instrText>
      </w:r>
      <w:r w:rsidR="00A86E35">
        <w:rPr>
          <w:rFonts w:cs="Times New Roman" w:hint="eastAsia"/>
          <w:color w:val="242021"/>
          <w:szCs w:val="24"/>
          <w:vertAlign w:val="superscript"/>
        </w:rPr>
        <w:instrText>","abstract":"</w:instrText>
      </w:r>
      <w:r w:rsidR="00A86E35">
        <w:rPr>
          <w:rFonts w:cs="Times New Roman" w:hint="eastAsia"/>
          <w:color w:val="242021"/>
          <w:szCs w:val="24"/>
          <w:vertAlign w:val="superscript"/>
        </w:rPr>
        <w:instrText>大斜度井、水平井钻井活动推动了随钻测井技术的发展</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在海上钻井中几乎</w:instrText>
      </w:r>
      <w:r w:rsidR="00A86E35">
        <w:rPr>
          <w:rFonts w:cs="Times New Roman" w:hint="eastAsia"/>
          <w:color w:val="242021"/>
          <w:szCs w:val="24"/>
          <w:vertAlign w:val="superscript"/>
        </w:rPr>
        <w:instrText>100%</w:instrText>
      </w:r>
      <w:r w:rsidR="00A86E35">
        <w:rPr>
          <w:rFonts w:cs="Times New Roman" w:hint="eastAsia"/>
          <w:color w:val="242021"/>
          <w:szCs w:val="24"/>
          <w:vertAlign w:val="superscript"/>
        </w:rPr>
        <w:instrText>使用随钻测井。目前大多数电缆测井项目都可按随钻的方式进行</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一些</w:instrText>
      </w:r>
      <w:r w:rsidR="00A86E35">
        <w:rPr>
          <w:rFonts w:cs="Times New Roman" w:hint="eastAsia"/>
          <w:color w:val="242021"/>
          <w:szCs w:val="24"/>
          <w:vertAlign w:val="superscript"/>
        </w:rPr>
        <w:instrText>LWD</w:instrText>
      </w:r>
      <w:r w:rsidR="00A86E35">
        <w:rPr>
          <w:rFonts w:cs="Times New Roman" w:hint="eastAsia"/>
          <w:color w:val="242021"/>
          <w:szCs w:val="24"/>
          <w:vertAlign w:val="superscript"/>
        </w:rPr>
        <w:instrText>探头的测量质量已经达到同类电缆测井仪器的水平。随钻遥测</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随钻电法、声波、核、核磁共振、随钻地震等技术近几年具有长足的发展。随钻测井资料主要应用于地质导向和地层评价。大力发展随钻测井技术是国外油田技术服务公司的一个主要关注方向。我国发展随钻测井技术要有新的思路</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实现跨越式发展</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才能紧跟世界石油工业先进技术的发展步伐</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达到提高国内随钻测井技术水平的目的。</w:instrText>
      </w:r>
      <w:r w:rsidR="00A86E35">
        <w:rPr>
          <w:rFonts w:cs="Times New Roman" w:hint="eastAsia"/>
          <w:color w:val="242021"/>
          <w:szCs w:val="24"/>
          <w:vertAlign w:val="superscript"/>
        </w:rPr>
        <w:instrText>","container-title":"</w:instrText>
      </w:r>
      <w:r w:rsidR="00A86E35">
        <w:rPr>
          <w:rFonts w:cs="Times New Roman" w:hint="eastAsia"/>
          <w:color w:val="242021"/>
          <w:szCs w:val="24"/>
          <w:vertAlign w:val="superscript"/>
        </w:rPr>
        <w:instrText>测井技术</w:instrText>
      </w:r>
      <w:r w:rsidR="00A86E35">
        <w:rPr>
          <w:rFonts w:cs="Times New Roman" w:hint="eastAsia"/>
          <w:color w:val="242021"/>
          <w:szCs w:val="24"/>
          <w:vertAlign w:val="superscript"/>
        </w:rPr>
        <w:instrText>","ISSN":"1004-1338","issue":"01","language":"</w:instrText>
      </w:r>
      <w:r w:rsidR="00A86E35">
        <w:rPr>
          <w:rFonts w:cs="Times New Roman" w:hint="eastAsia"/>
          <w:color w:val="242021"/>
          <w:szCs w:val="24"/>
          <w:vertAlign w:val="superscript"/>
        </w:rPr>
        <w:instrText>中文</w:instrText>
      </w:r>
      <w:r w:rsidR="00A86E35">
        <w:rPr>
          <w:rFonts w:cs="Times New Roman" w:hint="eastAsia"/>
          <w:color w:val="242021"/>
          <w:szCs w:val="24"/>
          <w:vertAlign w:val="superscript"/>
        </w:rPr>
        <w:instrText>;","page":"10-15+100","source":"CNKI","title":"</w:instrText>
      </w:r>
      <w:r w:rsidR="00A86E35">
        <w:rPr>
          <w:rFonts w:cs="Times New Roman" w:hint="eastAsia"/>
          <w:color w:val="242021"/>
          <w:szCs w:val="24"/>
          <w:vertAlign w:val="superscript"/>
        </w:rPr>
        <w:instrText>随钻测井技术进展和发展趋势</w:instrText>
      </w:r>
      <w:r w:rsidR="00A86E35">
        <w:rPr>
          <w:rFonts w:cs="Times New Roman" w:hint="eastAsia"/>
          <w:color w:val="242021"/>
          <w:szCs w:val="24"/>
          <w:vertAlign w:val="superscript"/>
        </w:rPr>
        <w:instrText>","author":[{"family":"</w:instrText>
      </w:r>
      <w:r w:rsidR="00A86E35">
        <w:rPr>
          <w:rFonts w:cs="Times New Roman" w:hint="eastAsia"/>
          <w:color w:val="242021"/>
          <w:szCs w:val="24"/>
          <w:vertAlign w:val="superscript"/>
        </w:rPr>
        <w:instrText>张</w:instrText>
      </w:r>
      <w:r w:rsidR="00A86E35">
        <w:rPr>
          <w:rFonts w:cs="Times New Roman" w:hint="eastAsia"/>
          <w:color w:val="242021"/>
          <w:szCs w:val="24"/>
          <w:vertAlign w:val="superscript"/>
        </w:rPr>
        <w:instrText>","given":"</w:instrText>
      </w:r>
      <w:r w:rsidR="00A86E35">
        <w:rPr>
          <w:rFonts w:cs="Times New Roman" w:hint="eastAsia"/>
          <w:color w:val="242021"/>
          <w:szCs w:val="24"/>
          <w:vertAlign w:val="superscript"/>
        </w:rPr>
        <w:instrText>辛耘</w:instrText>
      </w:r>
      <w:r w:rsidR="00A86E35">
        <w:rPr>
          <w:rFonts w:cs="Times New Roman" w:hint="eastAsia"/>
          <w:color w:val="242021"/>
          <w:szCs w:val="24"/>
          <w:vertAlign w:val="superscript"/>
        </w:rPr>
        <w:instrText>"},{"family":"</w:instrText>
      </w:r>
      <w:r w:rsidR="00A86E35">
        <w:rPr>
          <w:rFonts w:cs="Times New Roman" w:hint="eastAsia"/>
          <w:color w:val="242021"/>
          <w:szCs w:val="24"/>
          <w:vertAlign w:val="superscript"/>
        </w:rPr>
        <w:instrText>王</w:instrText>
      </w:r>
      <w:r w:rsidR="00A86E35">
        <w:rPr>
          <w:rFonts w:cs="Times New Roman" w:hint="eastAsia"/>
          <w:color w:val="242021"/>
          <w:szCs w:val="24"/>
          <w:vertAlign w:val="superscript"/>
        </w:rPr>
        <w:instrText>","given":"</w:instrText>
      </w:r>
      <w:r w:rsidR="00A86E35">
        <w:rPr>
          <w:rFonts w:cs="Times New Roman" w:hint="eastAsia"/>
          <w:color w:val="242021"/>
          <w:szCs w:val="24"/>
          <w:vertAlign w:val="superscript"/>
        </w:rPr>
        <w:instrText>敬农</w:instrText>
      </w:r>
      <w:r w:rsidR="00A86E35">
        <w:rPr>
          <w:rFonts w:cs="Times New Roman" w:hint="eastAsia"/>
          <w:color w:val="242021"/>
          <w:szCs w:val="24"/>
          <w:vertAlign w:val="superscript"/>
        </w:rPr>
        <w:instrText>"},{"family":"</w:instrText>
      </w:r>
      <w:r w:rsidR="00A86E35">
        <w:rPr>
          <w:rFonts w:cs="Times New Roman" w:hint="eastAsia"/>
          <w:color w:val="242021"/>
          <w:szCs w:val="24"/>
          <w:vertAlign w:val="superscript"/>
        </w:rPr>
        <w:instrText>郭</w:instrText>
      </w:r>
      <w:r w:rsidR="00A86E35">
        <w:rPr>
          <w:rFonts w:cs="Times New Roman" w:hint="eastAsia"/>
          <w:color w:val="242021"/>
          <w:szCs w:val="24"/>
          <w:vertAlign w:val="superscript"/>
        </w:rPr>
        <w:instrText>","given":"</w:instrText>
      </w:r>
      <w:r w:rsidR="00A86E35">
        <w:rPr>
          <w:rFonts w:cs="Times New Roman" w:hint="eastAsia"/>
          <w:color w:val="242021"/>
          <w:szCs w:val="24"/>
          <w:vertAlign w:val="superscript"/>
        </w:rPr>
        <w:instrText>彦军</w:instrText>
      </w:r>
      <w:r w:rsidR="00A86E35">
        <w:rPr>
          <w:rFonts w:cs="Times New Roman" w:hint="eastAsia"/>
          <w:color w:val="242021"/>
          <w:szCs w:val="24"/>
          <w:vertAlign w:val="superscript"/>
        </w:rPr>
        <w:instrText>"}],"issued":{"date-par</w:instrText>
      </w:r>
      <w:r w:rsidR="00A86E35">
        <w:rPr>
          <w:rFonts w:cs="Times New Roman"/>
          <w:color w:val="242021"/>
          <w:szCs w:val="24"/>
          <w:vertAlign w:val="superscript"/>
        </w:rPr>
        <w:instrText xml:space="preserve">ts":[["2006"]]}},"label":"page"}],"schema":"https://github.com/citation-style-language/schema/raw/master/csl-citation.json"} </w:instrText>
      </w:r>
      <w:r w:rsidR="00B175F9" w:rsidRPr="00B175F9">
        <w:rPr>
          <w:rFonts w:cs="Times New Roman"/>
          <w:color w:val="242021"/>
          <w:szCs w:val="24"/>
          <w:vertAlign w:val="superscript"/>
          <w:rPrChange w:id="276" w:author="田 恒" w:date="2021-12-22T21:40:00Z">
            <w:rPr>
              <w:rFonts w:cs="Times New Roman"/>
              <w:color w:val="242021"/>
              <w:szCs w:val="24"/>
            </w:rPr>
          </w:rPrChange>
        </w:rPr>
        <w:fldChar w:fldCharType="separate"/>
      </w:r>
      <w:r w:rsidR="00A86E35" w:rsidRPr="00A86E35">
        <w:rPr>
          <w:rFonts w:cs="Times New Roman"/>
          <w:kern w:val="0"/>
          <w:szCs w:val="24"/>
          <w:vertAlign w:val="superscript"/>
        </w:rPr>
        <w:t>[1,2]</w:t>
      </w:r>
      <w:r w:rsidR="00B175F9" w:rsidRPr="00B175F9">
        <w:rPr>
          <w:rFonts w:cs="Times New Roman"/>
          <w:color w:val="242021"/>
          <w:szCs w:val="24"/>
          <w:vertAlign w:val="superscript"/>
          <w:rPrChange w:id="277" w:author="田 恒" w:date="2021-12-22T21:40:00Z">
            <w:rPr>
              <w:rFonts w:cs="Times New Roman"/>
              <w:color w:val="242021"/>
              <w:szCs w:val="24"/>
            </w:rPr>
          </w:rPrChange>
        </w:rPr>
        <w:fldChar w:fldCharType="end"/>
      </w:r>
      <w:r w:rsidR="00BF4441" w:rsidRPr="00EC6609">
        <w:rPr>
          <w:rFonts w:cs="Times New Roman" w:hint="eastAsia"/>
          <w:color w:val="242021"/>
          <w:szCs w:val="24"/>
          <w:rPrChange w:id="278" w:author="刘军涛" w:date="2021-12-22T16:41:00Z">
            <w:rPr>
              <w:rFonts w:ascii="宋体" w:hAnsi="宋体" w:hint="eastAsia"/>
              <w:color w:val="242021"/>
              <w:sz w:val="20"/>
              <w:szCs w:val="20"/>
            </w:rPr>
          </w:rPrChange>
        </w:rPr>
        <w:t>，</w:t>
      </w:r>
      <w:del w:id="279" w:author="田 恒" w:date="2021-12-22T21:23:00Z">
        <w:r w:rsidRPr="00EC6609" w:rsidDel="00B2443F">
          <w:rPr>
            <w:rFonts w:cs="Times New Roman" w:hint="eastAsia"/>
            <w:color w:val="242021"/>
            <w:szCs w:val="24"/>
            <w:rPrChange w:id="280" w:author="刘军涛" w:date="2021-12-22T16:41:00Z">
              <w:rPr>
                <w:rFonts w:ascii="宋体" w:hAnsi="宋体" w:hint="eastAsia"/>
                <w:color w:val="242021"/>
                <w:sz w:val="20"/>
                <w:szCs w:val="20"/>
              </w:rPr>
            </w:rPrChange>
          </w:rPr>
          <w:delText>随钻方位测井目前主要为随钻密度测井和随钻伽马方位测井。</w:delText>
        </w:r>
      </w:del>
      <w:r w:rsidRPr="00EC6609">
        <w:rPr>
          <w:rFonts w:cs="Times New Roman" w:hint="eastAsia"/>
          <w:color w:val="242021"/>
          <w:szCs w:val="24"/>
          <w:rPrChange w:id="281" w:author="刘军涛" w:date="2021-12-22T16:41:00Z">
            <w:rPr>
              <w:rFonts w:ascii="宋体" w:hAnsi="宋体" w:hint="eastAsia"/>
              <w:color w:val="242021"/>
              <w:sz w:val="20"/>
              <w:szCs w:val="20"/>
            </w:rPr>
          </w:rPrChange>
        </w:rPr>
        <w:t>随钻方位测井</w:t>
      </w:r>
      <w:ins w:id="282" w:author="田 恒" w:date="2021-12-22T21:24:00Z">
        <w:r w:rsidR="00B2443F">
          <w:rPr>
            <w:rFonts w:cs="Times New Roman" w:hint="eastAsia"/>
            <w:color w:val="242021"/>
            <w:szCs w:val="24"/>
          </w:rPr>
          <w:t>仪器</w:t>
        </w:r>
      </w:ins>
      <w:ins w:id="283" w:author="田 恒" w:date="2021-12-22T21:25:00Z">
        <w:r w:rsidR="00B2443F">
          <w:rPr>
            <w:rFonts w:cs="Times New Roman" w:hint="eastAsia"/>
            <w:color w:val="242021"/>
            <w:szCs w:val="24"/>
          </w:rPr>
          <w:t>中使用多个探测器，</w:t>
        </w:r>
      </w:ins>
      <w:r w:rsidRPr="00EC6609">
        <w:rPr>
          <w:rFonts w:cs="Times New Roman" w:hint="eastAsia"/>
          <w:color w:val="242021"/>
          <w:szCs w:val="24"/>
          <w:rPrChange w:id="284" w:author="刘军涛" w:date="2021-12-22T16:41:00Z">
            <w:rPr>
              <w:rFonts w:ascii="宋体" w:hAnsi="宋体" w:hint="eastAsia"/>
              <w:color w:val="242021"/>
              <w:sz w:val="20"/>
              <w:szCs w:val="20"/>
            </w:rPr>
          </w:rPrChange>
        </w:rPr>
        <w:t>在钻进过程中在每一个深度点会返回多个</w:t>
      </w:r>
      <w:r w:rsidR="00BF4441" w:rsidRPr="00EC6609">
        <w:rPr>
          <w:rFonts w:cs="Times New Roman" w:hint="eastAsia"/>
          <w:color w:val="242021"/>
          <w:szCs w:val="24"/>
          <w:rPrChange w:id="285" w:author="刘军涛" w:date="2021-12-22T16:41:00Z">
            <w:rPr>
              <w:rFonts w:ascii="宋体" w:hAnsi="宋体" w:hint="eastAsia"/>
              <w:color w:val="242021"/>
              <w:sz w:val="20"/>
              <w:szCs w:val="20"/>
            </w:rPr>
          </w:rPrChange>
        </w:rPr>
        <w:t>方位的</w:t>
      </w:r>
      <w:r w:rsidRPr="00EC6609">
        <w:rPr>
          <w:rFonts w:cs="Times New Roman" w:hint="eastAsia"/>
          <w:color w:val="242021"/>
          <w:szCs w:val="24"/>
          <w:rPrChange w:id="286" w:author="刘军涛" w:date="2021-12-22T16:41:00Z">
            <w:rPr>
              <w:rFonts w:ascii="宋体" w:hAnsi="宋体" w:hint="eastAsia"/>
              <w:color w:val="242021"/>
              <w:sz w:val="20"/>
              <w:szCs w:val="20"/>
            </w:rPr>
          </w:rPrChange>
        </w:rPr>
        <w:t>数据</w:t>
      </w:r>
      <w:ins w:id="287" w:author="田 恒" w:date="2021-12-22T21:26:00Z">
        <w:r w:rsidR="00B2443F">
          <w:rPr>
            <w:rFonts w:cs="Times New Roman" w:hint="eastAsia"/>
            <w:color w:val="242021"/>
            <w:szCs w:val="24"/>
          </w:rPr>
          <w:t>，</w:t>
        </w:r>
        <w:r w:rsidR="00B2443F" w:rsidRPr="00B2443F">
          <w:rPr>
            <w:rFonts w:cs="Times New Roman" w:hint="eastAsia"/>
            <w:color w:val="242021"/>
            <w:szCs w:val="24"/>
          </w:rPr>
          <w:t>测井解释人员根据返回数据生成的方位图像可以快速准确的判断地层密度、岩性等信息</w:t>
        </w:r>
      </w:ins>
      <w:ins w:id="288" w:author="田 恒" w:date="2021-12-22T21:25:00Z">
        <w:r w:rsidR="00B2443F">
          <w:rPr>
            <w:rFonts w:cs="Times New Roman" w:hint="eastAsia"/>
            <w:color w:val="242021"/>
            <w:szCs w:val="24"/>
          </w:rPr>
          <w:t>。目前各种测井方法都采取了</w:t>
        </w:r>
      </w:ins>
      <w:del w:id="289" w:author="田 恒" w:date="2021-12-22T21:25:00Z">
        <w:r w:rsidRPr="00EC6609" w:rsidDel="00B2443F">
          <w:rPr>
            <w:rFonts w:cs="Times New Roman" w:hint="eastAsia"/>
            <w:color w:val="242021"/>
            <w:szCs w:val="24"/>
            <w:rPrChange w:id="290" w:author="刘军涛" w:date="2021-12-22T16:41:00Z">
              <w:rPr>
                <w:rFonts w:ascii="宋体" w:hAnsi="宋体" w:hint="eastAsia"/>
                <w:color w:val="242021"/>
                <w:sz w:val="20"/>
                <w:szCs w:val="20"/>
              </w:rPr>
            </w:rPrChange>
          </w:rPr>
          <w:delText>，</w:delText>
        </w:r>
      </w:del>
      <w:ins w:id="291" w:author="田 恒" w:date="2021-12-22T21:25:00Z">
        <w:r w:rsidR="00B2443F">
          <w:rPr>
            <w:rFonts w:cs="Times New Roman" w:hint="eastAsia"/>
            <w:color w:val="242021"/>
            <w:szCs w:val="24"/>
          </w:rPr>
          <w:t>方位测井的</w:t>
        </w:r>
      </w:ins>
      <w:ins w:id="292" w:author="田 恒" w:date="2021-12-22T21:26:00Z">
        <w:r w:rsidR="00B2443F">
          <w:rPr>
            <w:rFonts w:cs="Times New Roman" w:hint="eastAsia"/>
            <w:color w:val="242021"/>
            <w:szCs w:val="24"/>
          </w:rPr>
          <w:t>模式，包括</w:t>
        </w:r>
      </w:ins>
      <w:ins w:id="293" w:author="田 恒" w:date="2021-12-23T09:44:00Z">
        <w:r w:rsidR="005662F7">
          <w:rPr>
            <w:rFonts w:cs="Times New Roman" w:hint="eastAsia"/>
            <w:color w:val="242021"/>
            <w:szCs w:val="24"/>
          </w:rPr>
          <w:t>随钻</w:t>
        </w:r>
      </w:ins>
      <w:ins w:id="294" w:author="田 恒" w:date="2021-12-23T09:45:00Z">
        <w:r w:rsidR="005662F7">
          <w:rPr>
            <w:rFonts w:cs="Times New Roman" w:hint="eastAsia"/>
            <w:color w:val="242021"/>
            <w:szCs w:val="24"/>
          </w:rPr>
          <w:t>方位</w:t>
        </w:r>
      </w:ins>
      <w:ins w:id="295" w:author="田 恒" w:date="2021-12-23T09:44:00Z">
        <w:r w:rsidR="005662F7">
          <w:rPr>
            <w:rFonts w:cs="Times New Roman" w:hint="eastAsia"/>
            <w:color w:val="242021"/>
            <w:szCs w:val="24"/>
          </w:rPr>
          <w:t>自然</w:t>
        </w:r>
      </w:ins>
      <w:ins w:id="296" w:author="田 恒" w:date="2021-12-23T09:45:00Z">
        <w:r w:rsidR="005662F7">
          <w:rPr>
            <w:rFonts w:cs="Times New Roman" w:hint="eastAsia"/>
            <w:color w:val="242021"/>
            <w:szCs w:val="24"/>
          </w:rPr>
          <w:t>伽马成像测井</w:t>
        </w:r>
      </w:ins>
      <w:r w:rsidR="005662F7" w:rsidRPr="005662F7">
        <w:rPr>
          <w:rFonts w:cs="Times New Roman"/>
          <w:color w:val="242021"/>
          <w:szCs w:val="24"/>
          <w:vertAlign w:val="superscript"/>
          <w:rPrChange w:id="297" w:author="田 恒" w:date="2021-12-23T09:45:00Z">
            <w:rPr>
              <w:rFonts w:cs="Times New Roman"/>
              <w:color w:val="242021"/>
              <w:szCs w:val="24"/>
            </w:rPr>
          </w:rPrChange>
        </w:rPr>
        <w:fldChar w:fldCharType="begin"/>
      </w:r>
      <w:r w:rsidR="00A86E35">
        <w:rPr>
          <w:rFonts w:cs="Times New Roman"/>
          <w:color w:val="242021"/>
          <w:szCs w:val="24"/>
          <w:vertAlign w:val="superscript"/>
        </w:rPr>
        <w:instrText xml:space="preserve"> ADDIN ZOTERO_ITEM CSL_CITATION {"citationID":"xgStzHMN","properties":{"formattedCitation":"\\super [3]\\nosupersub{}","plainCitation":"[3]","noteIndex":0},"citationItems":[{"id":250,"uris":["http://zotero.org/users/local/Tdr7t6qq/items/K8VRTJ73"],"uri":[</w:instrText>
      </w:r>
      <w:r w:rsidR="00A86E35">
        <w:rPr>
          <w:rFonts w:cs="Times New Roman" w:hint="eastAsia"/>
          <w:color w:val="242021"/>
          <w:szCs w:val="24"/>
          <w:vertAlign w:val="superscript"/>
        </w:rPr>
        <w:instrText>"http://zotero.org/users/local/Tdr7t6qq/items/K8VRTJ73"],"itemData":{"id":250,"type":"article-journal","abstract":"</w:instrText>
      </w:r>
      <w:r w:rsidR="00A86E35">
        <w:rPr>
          <w:rFonts w:cs="Times New Roman" w:hint="eastAsia"/>
          <w:color w:val="242021"/>
          <w:szCs w:val="24"/>
          <w:vertAlign w:val="superscript"/>
        </w:rPr>
        <w:instrText>地质导向根据钻井过程中实时测量的地质和工程参数指导钻头钻进方向</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使钻头尽可能在产层内钻进。随钻方位自然伽马成像测井仪器利用多个自然伽马传感器</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将带有方位信息的测量数据实时上传到地面用于地质导向。利用地质导向建模软件</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分析仪器在钻遇倾斜地层、断层、不同倾斜角地层时仪器响应特征</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为实时地质导向提供理论依据。现场利用实时随钻方位自然伽马成像测井资料对水平井钻探进行实时追踪</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及时判断钻遇地层的边界位置并调整井眼轨迹</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结合其他资料指导水平井施工</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较好地实现了地质导向目的。</w:instrText>
      </w:r>
      <w:r w:rsidR="00A86E35">
        <w:rPr>
          <w:rFonts w:cs="Times New Roman" w:hint="eastAsia"/>
          <w:color w:val="242021"/>
          <w:szCs w:val="24"/>
          <w:vertAlign w:val="superscript"/>
        </w:rPr>
        <w:instrText>","container-title":"</w:instrText>
      </w:r>
      <w:r w:rsidR="00A86E35">
        <w:rPr>
          <w:rFonts w:cs="Times New Roman" w:hint="eastAsia"/>
          <w:color w:val="242021"/>
          <w:szCs w:val="24"/>
          <w:vertAlign w:val="superscript"/>
        </w:rPr>
        <w:instrText>测井技术</w:instrText>
      </w:r>
      <w:r w:rsidR="00A86E35">
        <w:rPr>
          <w:rFonts w:cs="Times New Roman" w:hint="eastAsia"/>
          <w:color w:val="242021"/>
          <w:szCs w:val="24"/>
          <w:vertAlign w:val="superscript"/>
        </w:rPr>
        <w:instrText>","ISSN":"1004-1338","issue":"06","language":"</w:instrText>
      </w:r>
      <w:r w:rsidR="00A86E35">
        <w:rPr>
          <w:rFonts w:cs="Times New Roman" w:hint="eastAsia"/>
          <w:color w:val="242021"/>
          <w:szCs w:val="24"/>
          <w:vertAlign w:val="superscript"/>
        </w:rPr>
        <w:instrText>中文</w:instrText>
      </w:r>
      <w:r w:rsidR="00A86E35">
        <w:rPr>
          <w:rFonts w:cs="Times New Roman" w:hint="eastAsia"/>
          <w:color w:val="242021"/>
          <w:szCs w:val="24"/>
          <w:vertAlign w:val="superscript"/>
        </w:rPr>
        <w:instrText>;","page":"713-717","source":"CNKI","title":"</w:instrText>
      </w:r>
      <w:r w:rsidR="00A86E35">
        <w:rPr>
          <w:rFonts w:cs="Times New Roman" w:hint="eastAsia"/>
          <w:color w:val="242021"/>
          <w:szCs w:val="24"/>
          <w:vertAlign w:val="superscript"/>
        </w:rPr>
        <w:instrText>随钻方位自然伽马成像测井在地质导向中的应用</w:instrText>
      </w:r>
      <w:r w:rsidR="00A86E35">
        <w:rPr>
          <w:rFonts w:cs="Times New Roman" w:hint="eastAsia"/>
          <w:color w:val="242021"/>
          <w:szCs w:val="24"/>
          <w:vertAlign w:val="superscript"/>
        </w:rPr>
        <w:instrText>","volume":"41","author":[{"family":"</w:instrText>
      </w:r>
      <w:r w:rsidR="00A86E35">
        <w:rPr>
          <w:rFonts w:cs="Times New Roman" w:hint="eastAsia"/>
          <w:color w:val="242021"/>
          <w:szCs w:val="24"/>
          <w:vertAlign w:val="superscript"/>
        </w:rPr>
        <w:instrText>李</w:instrText>
      </w:r>
      <w:r w:rsidR="00A86E35">
        <w:rPr>
          <w:rFonts w:cs="Times New Roman" w:hint="eastAsia"/>
          <w:color w:val="242021"/>
          <w:szCs w:val="24"/>
          <w:vertAlign w:val="superscript"/>
        </w:rPr>
        <w:instrText>","given":"</w:instrText>
      </w:r>
      <w:r w:rsidR="00A86E35">
        <w:rPr>
          <w:rFonts w:cs="Times New Roman" w:hint="eastAsia"/>
          <w:color w:val="242021"/>
          <w:szCs w:val="24"/>
          <w:vertAlign w:val="superscript"/>
        </w:rPr>
        <w:instrText>安宗</w:instrText>
      </w:r>
      <w:r w:rsidR="00A86E35">
        <w:rPr>
          <w:rFonts w:cs="Times New Roman" w:hint="eastAsia"/>
          <w:color w:val="242021"/>
          <w:szCs w:val="24"/>
          <w:vertAlign w:val="superscript"/>
        </w:rPr>
        <w:instrText>"},{"family":"</w:instrText>
      </w:r>
      <w:r w:rsidR="00A86E35">
        <w:rPr>
          <w:rFonts w:cs="Times New Roman" w:hint="eastAsia"/>
          <w:color w:val="242021"/>
          <w:szCs w:val="24"/>
          <w:vertAlign w:val="superscript"/>
        </w:rPr>
        <w:instrText>骆</w:instrText>
      </w:r>
      <w:r w:rsidR="00A86E35">
        <w:rPr>
          <w:rFonts w:cs="Times New Roman" w:hint="eastAsia"/>
          <w:color w:val="242021"/>
          <w:szCs w:val="24"/>
          <w:vertAlign w:val="superscript"/>
        </w:rPr>
        <w:instrText>","given":"</w:instrText>
      </w:r>
      <w:r w:rsidR="00A86E35">
        <w:rPr>
          <w:rFonts w:cs="Times New Roman" w:hint="eastAsia"/>
          <w:color w:val="242021"/>
          <w:szCs w:val="24"/>
          <w:vertAlign w:val="superscript"/>
        </w:rPr>
        <w:instrText>庆锋</w:instrText>
      </w:r>
      <w:r w:rsidR="00A86E35">
        <w:rPr>
          <w:rFonts w:cs="Times New Roman" w:hint="eastAsia"/>
          <w:color w:val="242021"/>
          <w:szCs w:val="24"/>
          <w:vertAlign w:val="superscript"/>
        </w:rPr>
        <w:instrText>"},{"family":"</w:instrText>
      </w:r>
      <w:r w:rsidR="00A86E35">
        <w:rPr>
          <w:rFonts w:cs="Times New Roman" w:hint="eastAsia"/>
          <w:color w:val="242021"/>
          <w:szCs w:val="24"/>
          <w:vertAlign w:val="superscript"/>
        </w:rPr>
        <w:instrText>李</w:instrText>
      </w:r>
      <w:r w:rsidR="00A86E35">
        <w:rPr>
          <w:rFonts w:cs="Times New Roman" w:hint="eastAsia"/>
          <w:color w:val="242021"/>
          <w:szCs w:val="24"/>
          <w:vertAlign w:val="superscript"/>
        </w:rPr>
        <w:instrText>","given":"</w:instrText>
      </w:r>
      <w:r w:rsidR="00A86E35">
        <w:rPr>
          <w:rFonts w:cs="Times New Roman" w:hint="eastAsia"/>
          <w:color w:val="242021"/>
          <w:szCs w:val="24"/>
          <w:vertAlign w:val="superscript"/>
        </w:rPr>
        <w:instrText>留</w:instrText>
      </w:r>
      <w:r w:rsidR="00A86E35">
        <w:rPr>
          <w:rFonts w:cs="Times New Roman" w:hint="eastAsia"/>
          <w:color w:val="242021"/>
          <w:szCs w:val="24"/>
          <w:vertAlign w:val="superscript"/>
        </w:rPr>
        <w:instrText>"},{"family":"</w:instrText>
      </w:r>
      <w:r w:rsidR="00A86E35">
        <w:rPr>
          <w:rFonts w:cs="Times New Roman" w:hint="eastAsia"/>
          <w:color w:val="242021"/>
          <w:szCs w:val="24"/>
          <w:vertAlign w:val="superscript"/>
        </w:rPr>
        <w:instrText>范</w:instrText>
      </w:r>
      <w:r w:rsidR="00A86E35">
        <w:rPr>
          <w:rFonts w:cs="Times New Roman" w:hint="eastAsia"/>
          <w:color w:val="242021"/>
          <w:szCs w:val="24"/>
          <w:vertAlign w:val="superscript"/>
        </w:rPr>
        <w:instrText>","given":"</w:instrText>
      </w:r>
      <w:r w:rsidR="00A86E35">
        <w:rPr>
          <w:rFonts w:cs="Times New Roman" w:hint="eastAsia"/>
          <w:color w:val="242021"/>
          <w:szCs w:val="24"/>
          <w:vertAlign w:val="superscript"/>
        </w:rPr>
        <w:instrText>宇翔</w:instrText>
      </w:r>
      <w:r w:rsidR="00A86E35">
        <w:rPr>
          <w:rFonts w:cs="Times New Roman" w:hint="eastAsia"/>
          <w:color w:val="242021"/>
          <w:szCs w:val="24"/>
          <w:vertAlign w:val="superscript"/>
        </w:rPr>
        <w:instrText>"},{"family":"</w:instrText>
      </w:r>
      <w:r w:rsidR="00A86E35">
        <w:rPr>
          <w:rFonts w:cs="Times New Roman" w:hint="eastAsia"/>
          <w:color w:val="242021"/>
          <w:szCs w:val="24"/>
          <w:vertAlign w:val="superscript"/>
        </w:rPr>
        <w:instrText>宋</w:instrText>
      </w:r>
      <w:r w:rsidR="00A86E35">
        <w:rPr>
          <w:rFonts w:cs="Times New Roman" w:hint="eastAsia"/>
          <w:color w:val="242021"/>
          <w:szCs w:val="24"/>
          <w:vertAlign w:val="superscript"/>
        </w:rPr>
        <w:instrText>","given":"</w:instrText>
      </w:r>
      <w:r w:rsidR="00A86E35">
        <w:rPr>
          <w:rFonts w:cs="Times New Roman" w:hint="eastAsia"/>
          <w:color w:val="242021"/>
          <w:szCs w:val="24"/>
          <w:vertAlign w:val="superscript"/>
        </w:rPr>
        <w:instrText>森</w:instrText>
      </w:r>
      <w:r w:rsidR="00A86E35">
        <w:rPr>
          <w:rFonts w:cs="Times New Roman" w:hint="eastAsia"/>
          <w:color w:val="242021"/>
          <w:szCs w:val="24"/>
          <w:vertAlign w:val="superscript"/>
        </w:rPr>
        <w:instrText>"},{"family":"</w:instrText>
      </w:r>
      <w:r w:rsidR="00A86E35">
        <w:rPr>
          <w:rFonts w:cs="Times New Roman" w:hint="eastAsia"/>
          <w:color w:val="242021"/>
          <w:szCs w:val="24"/>
          <w:vertAlign w:val="superscript"/>
        </w:rPr>
        <w:instrText>王</w:instrText>
      </w:r>
      <w:r w:rsidR="00A86E35">
        <w:rPr>
          <w:rFonts w:cs="Times New Roman" w:hint="eastAsia"/>
          <w:color w:val="242021"/>
          <w:szCs w:val="24"/>
          <w:vertAlign w:val="superscript"/>
        </w:rPr>
        <w:instrText>","given":"</w:instrText>
      </w:r>
      <w:r w:rsidR="00A86E35">
        <w:rPr>
          <w:rFonts w:cs="Times New Roman" w:hint="eastAsia"/>
          <w:color w:val="242021"/>
          <w:szCs w:val="24"/>
          <w:vertAlign w:val="superscript"/>
        </w:rPr>
        <w:instrText>珺</w:instrText>
      </w:r>
      <w:r w:rsidR="00A86E35">
        <w:rPr>
          <w:rFonts w:cs="Times New Roman" w:hint="eastAsia"/>
          <w:color w:val="242021"/>
          <w:szCs w:val="24"/>
          <w:vertAlign w:val="superscript"/>
        </w:rPr>
        <w:instrText>"}],"issued":{"date-parts":[["2017"]]}}}],"schema":"https://github.com/citation-style-lang</w:instrText>
      </w:r>
      <w:r w:rsidR="00A86E35">
        <w:rPr>
          <w:rFonts w:cs="Times New Roman"/>
          <w:color w:val="242021"/>
          <w:szCs w:val="24"/>
          <w:vertAlign w:val="superscript"/>
        </w:rPr>
        <w:instrText xml:space="preserve">uage/schema/raw/master/csl-citation.json"} </w:instrText>
      </w:r>
      <w:r w:rsidR="005662F7" w:rsidRPr="005662F7">
        <w:rPr>
          <w:rFonts w:cs="Times New Roman"/>
          <w:color w:val="242021"/>
          <w:szCs w:val="24"/>
          <w:vertAlign w:val="superscript"/>
          <w:rPrChange w:id="298" w:author="田 恒" w:date="2021-12-23T09:45:00Z">
            <w:rPr>
              <w:rFonts w:cs="Times New Roman"/>
              <w:color w:val="242021"/>
              <w:szCs w:val="24"/>
            </w:rPr>
          </w:rPrChange>
        </w:rPr>
        <w:fldChar w:fldCharType="separate"/>
      </w:r>
      <w:r w:rsidR="00A86E35" w:rsidRPr="00A86E35">
        <w:rPr>
          <w:rFonts w:cs="Times New Roman"/>
          <w:kern w:val="0"/>
          <w:szCs w:val="24"/>
          <w:vertAlign w:val="superscript"/>
        </w:rPr>
        <w:t>[3]</w:t>
      </w:r>
      <w:r w:rsidR="005662F7" w:rsidRPr="005662F7">
        <w:rPr>
          <w:rFonts w:cs="Times New Roman"/>
          <w:color w:val="242021"/>
          <w:szCs w:val="24"/>
          <w:vertAlign w:val="superscript"/>
          <w:rPrChange w:id="299" w:author="田 恒" w:date="2021-12-23T09:45:00Z">
            <w:rPr>
              <w:rFonts w:cs="Times New Roman"/>
              <w:color w:val="242021"/>
              <w:szCs w:val="24"/>
            </w:rPr>
          </w:rPrChange>
        </w:rPr>
        <w:fldChar w:fldCharType="end"/>
      </w:r>
      <w:ins w:id="300" w:author="田 恒" w:date="2021-12-23T09:45:00Z">
        <w:r w:rsidR="005662F7">
          <w:rPr>
            <w:rFonts w:cs="Times New Roman" w:hint="eastAsia"/>
            <w:color w:val="242021"/>
            <w:szCs w:val="24"/>
          </w:rPr>
          <w:t>、随钻</w:t>
        </w:r>
      </w:ins>
      <w:ins w:id="301" w:author="田 恒" w:date="2021-12-23T09:46:00Z">
        <w:r w:rsidR="005662F7">
          <w:rPr>
            <w:rFonts w:cs="Times New Roman" w:hint="eastAsia"/>
            <w:color w:val="242021"/>
            <w:szCs w:val="24"/>
          </w:rPr>
          <w:t>方位伽马成像测井</w:t>
        </w:r>
      </w:ins>
      <w:r w:rsidR="005662F7">
        <w:rPr>
          <w:rFonts w:cs="Times New Roman"/>
          <w:color w:val="242021"/>
          <w:szCs w:val="24"/>
        </w:rPr>
        <w:fldChar w:fldCharType="begin"/>
      </w:r>
      <w:r w:rsidR="00A86E35">
        <w:rPr>
          <w:rFonts w:cs="Times New Roman"/>
          <w:color w:val="242021"/>
          <w:szCs w:val="24"/>
        </w:rPr>
        <w:instrText xml:space="preserve"> ADDIN ZOTERO_ITEM CSL_CITATION {"citationID":"gtFzIbLX","properties":{"formattedCitation":"\\super [4]\\nosupersub{}","plainCitation":"[4]","noteIndex":0},"citationItems":[{"id":252,"uris":["http://zotero.org/users/local/Tdr7t6qq/items/5ITNDFN4"],"uri":[</w:instrText>
      </w:r>
      <w:r w:rsidR="00A86E35">
        <w:rPr>
          <w:rFonts w:cs="Times New Roman" w:hint="eastAsia"/>
          <w:color w:val="242021"/>
          <w:szCs w:val="24"/>
        </w:rPr>
        <w:instrText>"http://zotero.org/users/local/Tdr7t6qq/items/5ITNDFN4"],"itemData":{"id":252,"type":"article-journal","abstract":"</w:instrText>
      </w:r>
      <w:r w:rsidR="00A86E35">
        <w:rPr>
          <w:rFonts w:cs="Times New Roman" w:hint="eastAsia"/>
          <w:color w:val="242021"/>
          <w:szCs w:val="24"/>
        </w:rPr>
        <w:instrText>随钻方位伽马成像测井是水平井地质导向技术的重要组成部分</w:instrText>
      </w:r>
      <w:r w:rsidR="00A86E35">
        <w:rPr>
          <w:rFonts w:cs="Times New Roman" w:hint="eastAsia"/>
          <w:color w:val="242021"/>
          <w:szCs w:val="24"/>
        </w:rPr>
        <w:instrText>,</w:instrText>
      </w:r>
      <w:r w:rsidR="00A86E35">
        <w:rPr>
          <w:rFonts w:cs="Times New Roman" w:hint="eastAsia"/>
          <w:color w:val="242021"/>
          <w:szCs w:val="24"/>
        </w:rPr>
        <w:instrText>与常规随钻伽马测井相比</w:instrText>
      </w:r>
      <w:r w:rsidR="00A86E35">
        <w:rPr>
          <w:rFonts w:cs="Times New Roman" w:hint="eastAsia"/>
          <w:color w:val="242021"/>
          <w:szCs w:val="24"/>
        </w:rPr>
        <w:instrText>,</w:instrText>
      </w:r>
      <w:r w:rsidR="00A86E35">
        <w:rPr>
          <w:rFonts w:cs="Times New Roman" w:hint="eastAsia"/>
          <w:color w:val="242021"/>
          <w:szCs w:val="24"/>
        </w:rPr>
        <w:instrText>方位伽马成像测井仪利用多个伽马探测器</w:instrText>
      </w:r>
      <w:r w:rsidR="00A86E35">
        <w:rPr>
          <w:rFonts w:cs="Times New Roman" w:hint="eastAsia"/>
          <w:color w:val="242021"/>
          <w:szCs w:val="24"/>
        </w:rPr>
        <w:instrText>,</w:instrText>
      </w:r>
      <w:r w:rsidR="00A86E35">
        <w:rPr>
          <w:rFonts w:cs="Times New Roman" w:hint="eastAsia"/>
          <w:color w:val="242021"/>
          <w:szCs w:val="24"/>
        </w:rPr>
        <w:instrText>将带有方位信息的测量数据上传到地面</w:instrText>
      </w:r>
      <w:r w:rsidR="00A86E35">
        <w:rPr>
          <w:rFonts w:cs="Times New Roman" w:hint="eastAsia"/>
          <w:color w:val="242021"/>
          <w:szCs w:val="24"/>
        </w:rPr>
        <w:instrText>,</w:instrText>
      </w:r>
      <w:r w:rsidR="00A86E35">
        <w:rPr>
          <w:rFonts w:cs="Times New Roman" w:hint="eastAsia"/>
          <w:color w:val="242021"/>
          <w:szCs w:val="24"/>
        </w:rPr>
        <w:instrText>精确指导井眼轨迹调整</w:instrText>
      </w:r>
      <w:r w:rsidR="00A86E35">
        <w:rPr>
          <w:rFonts w:cs="Times New Roman" w:hint="eastAsia"/>
          <w:color w:val="242021"/>
          <w:szCs w:val="24"/>
        </w:rPr>
        <w:instrText>,</w:instrText>
      </w:r>
      <w:r w:rsidR="00A86E35">
        <w:rPr>
          <w:rFonts w:cs="Times New Roman" w:hint="eastAsia"/>
          <w:color w:val="242021"/>
          <w:szCs w:val="24"/>
        </w:rPr>
        <w:instrText>确保维持在目的层的有利位置钻进。根据上下伽马曲线和成像图的</w:instrText>
      </w:r>
      <w:r w:rsidR="00A86E35">
        <w:rPr>
          <w:rFonts w:cs="Times New Roman" w:hint="eastAsia"/>
          <w:color w:val="242021"/>
          <w:szCs w:val="24"/>
        </w:rPr>
        <w:instrText>8</w:instrText>
      </w:r>
      <w:r w:rsidR="00A86E35">
        <w:rPr>
          <w:rFonts w:cs="Times New Roman" w:hint="eastAsia"/>
          <w:color w:val="242021"/>
          <w:szCs w:val="24"/>
        </w:rPr>
        <w:instrText>个响应特征将常见的水平井井眼轨迹与地层接触关系划分为简单模式和复合模式</w:instrText>
      </w:r>
      <w:r w:rsidR="00A86E35">
        <w:rPr>
          <w:rFonts w:cs="Times New Roman" w:hint="eastAsia"/>
          <w:color w:val="242021"/>
          <w:szCs w:val="24"/>
        </w:rPr>
        <w:instrText>,</w:instrText>
      </w:r>
      <w:r w:rsidR="00A86E35">
        <w:rPr>
          <w:rFonts w:cs="Times New Roman" w:hint="eastAsia"/>
          <w:color w:val="242021"/>
          <w:szCs w:val="24"/>
        </w:rPr>
        <w:instrText>简单模式细分为</w:instrText>
      </w:r>
      <w:r w:rsidR="00A86E35">
        <w:rPr>
          <w:rFonts w:cs="Times New Roman" w:hint="eastAsia"/>
          <w:color w:val="242021"/>
          <w:szCs w:val="24"/>
        </w:rPr>
        <w:instrText>5</w:instrText>
      </w:r>
      <w:r w:rsidR="00A86E35">
        <w:rPr>
          <w:rFonts w:cs="Times New Roman" w:hint="eastAsia"/>
          <w:color w:val="242021"/>
          <w:szCs w:val="24"/>
        </w:rPr>
        <w:instrText>大类</w:instrText>
      </w:r>
      <w:r w:rsidR="00A86E35">
        <w:rPr>
          <w:rFonts w:cs="Times New Roman" w:hint="eastAsia"/>
          <w:color w:val="242021"/>
          <w:szCs w:val="24"/>
        </w:rPr>
        <w:instrText>8</w:instrText>
      </w:r>
      <w:r w:rsidR="00A86E35">
        <w:rPr>
          <w:rFonts w:cs="Times New Roman" w:hint="eastAsia"/>
          <w:color w:val="242021"/>
          <w:szCs w:val="24"/>
        </w:rPr>
        <w:instrText>种情形</w:instrText>
      </w:r>
      <w:r w:rsidR="00A86E35">
        <w:rPr>
          <w:rFonts w:cs="Times New Roman" w:hint="eastAsia"/>
          <w:color w:val="242021"/>
          <w:szCs w:val="24"/>
        </w:rPr>
        <w:instrText>,</w:instrText>
      </w:r>
      <w:r w:rsidR="00A86E35">
        <w:rPr>
          <w:rFonts w:cs="Times New Roman" w:hint="eastAsia"/>
          <w:color w:val="242021"/>
          <w:szCs w:val="24"/>
        </w:rPr>
        <w:instrText>同时给出了不同井眼轨迹与地层接触关系下地层视倾角的计算方法。在鄂尔多斯盆地</w:instrText>
      </w:r>
      <w:r w:rsidR="00A86E35">
        <w:rPr>
          <w:rFonts w:cs="Times New Roman" w:hint="eastAsia"/>
          <w:color w:val="242021"/>
          <w:szCs w:val="24"/>
        </w:rPr>
        <w:instrText>H</w:instrText>
      </w:r>
      <w:r w:rsidR="00A86E35">
        <w:rPr>
          <w:rFonts w:cs="Times New Roman" w:hint="eastAsia"/>
          <w:color w:val="242021"/>
          <w:szCs w:val="24"/>
        </w:rPr>
        <w:instrText>井区的应用表明</w:instrText>
      </w:r>
      <w:r w:rsidR="00A86E35">
        <w:rPr>
          <w:rFonts w:cs="Times New Roman" w:hint="eastAsia"/>
          <w:color w:val="242021"/>
          <w:szCs w:val="24"/>
        </w:rPr>
        <w:instrText>,</w:instrText>
      </w:r>
      <w:r w:rsidR="00A86E35">
        <w:rPr>
          <w:rFonts w:cs="Times New Roman" w:hint="eastAsia"/>
          <w:color w:val="242021"/>
          <w:szCs w:val="24"/>
        </w:rPr>
        <w:instrText>随钻方位伽马成像测井可提供及时且准确的导向建议</w:instrText>
      </w:r>
      <w:r w:rsidR="00A86E35">
        <w:rPr>
          <w:rFonts w:cs="Times New Roman" w:hint="eastAsia"/>
          <w:color w:val="242021"/>
          <w:szCs w:val="24"/>
        </w:rPr>
        <w:instrText>,</w:instrText>
      </w:r>
      <w:r w:rsidR="00A86E35">
        <w:rPr>
          <w:rFonts w:cs="Times New Roman" w:hint="eastAsia"/>
          <w:color w:val="242021"/>
          <w:szCs w:val="24"/>
        </w:rPr>
        <w:instrText>显著提高了钻井效率</w:instrText>
      </w:r>
      <w:r w:rsidR="00A86E35">
        <w:rPr>
          <w:rFonts w:cs="Times New Roman" w:hint="eastAsia"/>
          <w:color w:val="242021"/>
          <w:szCs w:val="24"/>
        </w:rPr>
        <w:instrText>,</w:instrText>
      </w:r>
      <w:r w:rsidR="00A86E35">
        <w:rPr>
          <w:rFonts w:cs="Times New Roman" w:hint="eastAsia"/>
          <w:color w:val="242021"/>
          <w:szCs w:val="24"/>
        </w:rPr>
        <w:instrText>长水平段水平井的储层钻遇率超过</w:instrText>
      </w:r>
      <w:r w:rsidR="00A86E35">
        <w:rPr>
          <w:rFonts w:cs="Times New Roman" w:hint="eastAsia"/>
          <w:color w:val="242021"/>
          <w:szCs w:val="24"/>
        </w:rPr>
        <w:instrText>94%,</w:instrText>
      </w:r>
      <w:r w:rsidR="00A86E35">
        <w:rPr>
          <w:rFonts w:cs="Times New Roman" w:hint="eastAsia"/>
          <w:color w:val="242021"/>
          <w:szCs w:val="24"/>
        </w:rPr>
        <w:instrText>达到提高单井产量和建产效率的目标。</w:instrText>
      </w:r>
      <w:r w:rsidR="00A86E35">
        <w:rPr>
          <w:rFonts w:cs="Times New Roman" w:hint="eastAsia"/>
          <w:color w:val="242021"/>
          <w:szCs w:val="24"/>
        </w:rPr>
        <w:instrText>","container-title":"</w:instrText>
      </w:r>
      <w:r w:rsidR="00A86E35">
        <w:rPr>
          <w:rFonts w:cs="Times New Roman" w:hint="eastAsia"/>
          <w:color w:val="242021"/>
          <w:szCs w:val="24"/>
        </w:rPr>
        <w:instrText>科学技术与工程</w:instrText>
      </w:r>
      <w:r w:rsidR="00A86E35">
        <w:rPr>
          <w:rFonts w:cs="Times New Roman" w:hint="eastAsia"/>
          <w:color w:val="242021"/>
          <w:szCs w:val="24"/>
        </w:rPr>
        <w:instrText>","ISSN":"1671-1815","issue":"23","language":"</w:instrText>
      </w:r>
      <w:r w:rsidR="00A86E35">
        <w:rPr>
          <w:rFonts w:cs="Times New Roman" w:hint="eastAsia"/>
          <w:color w:val="242021"/>
          <w:szCs w:val="24"/>
        </w:rPr>
        <w:instrText>中文</w:instrText>
      </w:r>
      <w:r w:rsidR="00A86E35">
        <w:rPr>
          <w:rFonts w:cs="Times New Roman" w:hint="eastAsia"/>
          <w:color w:val="242021"/>
          <w:szCs w:val="24"/>
        </w:rPr>
        <w:instrText>;","page":"9713-9724","source":"CNKI","title":"</w:instrText>
      </w:r>
      <w:r w:rsidR="00A86E35">
        <w:rPr>
          <w:rFonts w:cs="Times New Roman" w:hint="eastAsia"/>
          <w:color w:val="242021"/>
          <w:szCs w:val="24"/>
        </w:rPr>
        <w:instrText>随钻方位伽马成像测井在鄂尔多斯盆地</w:instrText>
      </w:r>
      <w:r w:rsidR="00A86E35">
        <w:rPr>
          <w:rFonts w:cs="Times New Roman" w:hint="eastAsia"/>
          <w:color w:val="242021"/>
          <w:szCs w:val="24"/>
        </w:rPr>
        <w:instrText>H</w:instrText>
      </w:r>
      <w:r w:rsidR="00A86E35">
        <w:rPr>
          <w:rFonts w:cs="Times New Roman" w:hint="eastAsia"/>
          <w:color w:val="242021"/>
          <w:szCs w:val="24"/>
        </w:rPr>
        <w:instrText>井区水平井地质导向中的应用</w:instrText>
      </w:r>
      <w:r w:rsidR="00A86E35">
        <w:rPr>
          <w:rFonts w:cs="Times New Roman" w:hint="eastAsia"/>
          <w:color w:val="242021"/>
          <w:szCs w:val="24"/>
        </w:rPr>
        <w:instrText>","volume":"21","author":[{"family":"</w:instrText>
      </w:r>
      <w:r w:rsidR="00A86E35">
        <w:rPr>
          <w:rFonts w:cs="Times New Roman" w:hint="eastAsia"/>
          <w:color w:val="242021"/>
          <w:szCs w:val="24"/>
        </w:rPr>
        <w:instrText>张</w:instrText>
      </w:r>
      <w:r w:rsidR="00A86E35">
        <w:rPr>
          <w:rFonts w:cs="Times New Roman" w:hint="eastAsia"/>
          <w:color w:val="242021"/>
          <w:szCs w:val="24"/>
        </w:rPr>
        <w:instrText>","given":"</w:instrText>
      </w:r>
      <w:r w:rsidR="00A86E35">
        <w:rPr>
          <w:rFonts w:cs="Times New Roman" w:hint="eastAsia"/>
          <w:color w:val="242021"/>
          <w:szCs w:val="24"/>
        </w:rPr>
        <w:instrText>鹏云</w:instrText>
      </w:r>
      <w:r w:rsidR="00A86E35">
        <w:rPr>
          <w:rFonts w:cs="Times New Roman" w:hint="eastAsia"/>
          <w:color w:val="242021"/>
          <w:szCs w:val="24"/>
        </w:rPr>
        <w:instrText>"},{"family":"</w:instrText>
      </w:r>
      <w:r w:rsidR="00A86E35">
        <w:rPr>
          <w:rFonts w:cs="Times New Roman" w:hint="eastAsia"/>
          <w:color w:val="242021"/>
          <w:szCs w:val="24"/>
        </w:rPr>
        <w:instrText>孙</w:instrText>
      </w:r>
      <w:r w:rsidR="00A86E35">
        <w:rPr>
          <w:rFonts w:cs="Times New Roman" w:hint="eastAsia"/>
          <w:color w:val="242021"/>
          <w:szCs w:val="24"/>
        </w:rPr>
        <w:instrText>","given":"</w:instrText>
      </w:r>
      <w:r w:rsidR="00A86E35">
        <w:rPr>
          <w:rFonts w:cs="Times New Roman" w:hint="eastAsia"/>
          <w:color w:val="242021"/>
          <w:szCs w:val="24"/>
        </w:rPr>
        <w:instrText>建孟</w:instrText>
      </w:r>
      <w:r w:rsidR="00A86E35">
        <w:rPr>
          <w:rFonts w:cs="Times New Roman" w:hint="eastAsia"/>
          <w:color w:val="242021"/>
          <w:szCs w:val="24"/>
        </w:rPr>
        <w:instrText>"},{"family":"</w:instrText>
      </w:r>
      <w:r w:rsidR="00A86E35">
        <w:rPr>
          <w:rFonts w:cs="Times New Roman" w:hint="eastAsia"/>
          <w:color w:val="242021"/>
          <w:szCs w:val="24"/>
        </w:rPr>
        <w:instrText>成</w:instrText>
      </w:r>
      <w:r w:rsidR="00A86E35">
        <w:rPr>
          <w:rFonts w:cs="Times New Roman" w:hint="eastAsia"/>
          <w:color w:val="242021"/>
          <w:szCs w:val="24"/>
        </w:rPr>
        <w:instrText>","given":"</w:instrText>
      </w:r>
      <w:r w:rsidR="00A86E35">
        <w:rPr>
          <w:rFonts w:cs="Times New Roman" w:hint="eastAsia"/>
          <w:color w:val="242021"/>
          <w:szCs w:val="24"/>
        </w:rPr>
        <w:instrText>志刚</w:instrText>
      </w:r>
      <w:r w:rsidR="00A86E35">
        <w:rPr>
          <w:rFonts w:cs="Times New Roman" w:hint="eastAsia"/>
          <w:color w:val="242021"/>
          <w:szCs w:val="24"/>
        </w:rPr>
        <w:instrText>"},{"family":"</w:instrText>
      </w:r>
      <w:r w:rsidR="00A86E35">
        <w:rPr>
          <w:rFonts w:cs="Times New Roman" w:hint="eastAsia"/>
          <w:color w:val="242021"/>
          <w:szCs w:val="24"/>
        </w:rPr>
        <w:instrText>王</w:instrText>
      </w:r>
      <w:r w:rsidR="00A86E35">
        <w:rPr>
          <w:rFonts w:cs="Times New Roman" w:hint="eastAsia"/>
          <w:color w:val="242021"/>
          <w:szCs w:val="24"/>
        </w:rPr>
        <w:instrText>","given":"</w:instrText>
      </w:r>
      <w:r w:rsidR="00A86E35">
        <w:rPr>
          <w:rFonts w:cs="Times New Roman" w:hint="eastAsia"/>
          <w:color w:val="242021"/>
          <w:szCs w:val="24"/>
        </w:rPr>
        <w:instrText>志勇</w:instrText>
      </w:r>
      <w:r w:rsidR="00A86E35">
        <w:rPr>
          <w:rFonts w:cs="Times New Roman" w:hint="eastAsia"/>
          <w:color w:val="242021"/>
          <w:szCs w:val="24"/>
        </w:rPr>
        <w:instrText>"},{"family":"</w:instrText>
      </w:r>
      <w:r w:rsidR="00A86E35">
        <w:rPr>
          <w:rFonts w:cs="Times New Roman" w:hint="eastAsia"/>
          <w:color w:val="242021"/>
          <w:szCs w:val="24"/>
        </w:rPr>
        <w:instrText>罗</w:instrText>
      </w:r>
      <w:r w:rsidR="00A86E35">
        <w:rPr>
          <w:rFonts w:cs="Times New Roman" w:hint="eastAsia"/>
          <w:color w:val="242021"/>
          <w:szCs w:val="24"/>
        </w:rPr>
        <w:instrText>","given":"</w:instrText>
      </w:r>
      <w:r w:rsidR="00A86E35">
        <w:rPr>
          <w:rFonts w:cs="Times New Roman" w:hint="eastAsia"/>
          <w:color w:val="242021"/>
          <w:szCs w:val="24"/>
        </w:rPr>
        <w:instrText>少成</w:instrText>
      </w:r>
      <w:r w:rsidR="00A86E35">
        <w:rPr>
          <w:rFonts w:cs="Times New Roman" w:hint="eastAsia"/>
          <w:color w:val="242021"/>
          <w:szCs w:val="24"/>
        </w:rPr>
        <w:instrText>"},{"family":"</w:instrText>
      </w:r>
      <w:r w:rsidR="00A86E35">
        <w:rPr>
          <w:rFonts w:cs="Times New Roman" w:hint="eastAsia"/>
          <w:color w:val="242021"/>
          <w:szCs w:val="24"/>
        </w:rPr>
        <w:instrText>吴</w:instrText>
      </w:r>
      <w:r w:rsidR="00A86E35">
        <w:rPr>
          <w:rFonts w:cs="Times New Roman" w:hint="eastAsia"/>
          <w:color w:val="242021"/>
          <w:szCs w:val="24"/>
        </w:rPr>
        <w:instrText>","given":"</w:instrText>
      </w:r>
      <w:r w:rsidR="00A86E35">
        <w:rPr>
          <w:rFonts w:cs="Times New Roman" w:hint="eastAsia"/>
          <w:color w:val="242021"/>
          <w:szCs w:val="24"/>
        </w:rPr>
        <w:instrText>有彬</w:instrText>
      </w:r>
      <w:r w:rsidR="00A86E35">
        <w:rPr>
          <w:rFonts w:cs="Times New Roman" w:hint="eastAsia"/>
          <w:color w:val="242021"/>
          <w:szCs w:val="24"/>
        </w:rPr>
        <w:instrText>"}],"issued":{"date-</w:instrText>
      </w:r>
      <w:r w:rsidR="00A86E35">
        <w:rPr>
          <w:rFonts w:cs="Times New Roman"/>
          <w:color w:val="242021"/>
          <w:szCs w:val="24"/>
        </w:rPr>
        <w:instrText xml:space="preserve">parts":[["2021"]]}}}],"schema":"https://github.com/citation-style-language/schema/raw/master/csl-citation.json"} </w:instrText>
      </w:r>
      <w:r w:rsidR="005662F7">
        <w:rPr>
          <w:rFonts w:cs="Times New Roman"/>
          <w:color w:val="242021"/>
          <w:szCs w:val="24"/>
        </w:rPr>
        <w:fldChar w:fldCharType="separate"/>
      </w:r>
      <w:r w:rsidR="00A86E35" w:rsidRPr="00A86E35">
        <w:rPr>
          <w:rFonts w:cs="Times New Roman"/>
          <w:kern w:val="0"/>
          <w:szCs w:val="24"/>
          <w:vertAlign w:val="superscript"/>
        </w:rPr>
        <w:t>[4]</w:t>
      </w:r>
      <w:r w:rsidR="005662F7">
        <w:rPr>
          <w:rFonts w:cs="Times New Roman"/>
          <w:color w:val="242021"/>
          <w:szCs w:val="24"/>
        </w:rPr>
        <w:fldChar w:fldCharType="end"/>
      </w:r>
      <w:ins w:id="302" w:author="田 恒" w:date="2021-12-23T09:47:00Z">
        <w:r w:rsidR="005662F7">
          <w:rPr>
            <w:rFonts w:cs="Times New Roman" w:hint="eastAsia"/>
            <w:color w:val="242021"/>
            <w:szCs w:val="24"/>
          </w:rPr>
          <w:t>、</w:t>
        </w:r>
      </w:ins>
      <w:ins w:id="303" w:author="田 恒" w:date="2021-12-23T10:02:00Z">
        <w:r w:rsidR="00BE5A17">
          <w:rPr>
            <w:rFonts w:cs="Times New Roman" w:hint="eastAsia"/>
            <w:color w:val="242021"/>
            <w:szCs w:val="24"/>
          </w:rPr>
          <w:t>超声随钻测井</w:t>
        </w:r>
      </w:ins>
      <w:r w:rsidR="00EF753D">
        <w:rPr>
          <w:rFonts w:cs="Times New Roman"/>
          <w:color w:val="242021"/>
          <w:szCs w:val="24"/>
        </w:rPr>
        <w:fldChar w:fldCharType="begin"/>
      </w:r>
      <w:r w:rsidR="00A86E35">
        <w:rPr>
          <w:rFonts w:cs="Times New Roman"/>
          <w:color w:val="242021"/>
          <w:szCs w:val="24"/>
        </w:rPr>
        <w:instrText xml:space="preserve"> ADDIN ZOTERO_ITEM CSL_CITATION {"citationID":"lt0aRtHO","properties":{"formattedCitation":"\\super [5]\\nosupersub{}","plainCitation":"[5]","noteIndex":0},"citationItems":[{"id":259,"uris":["http://zotero.org/users/local/Tdr7t6qq/items/5H4H3VMJ"],"uri":[</w:instrText>
      </w:r>
      <w:r w:rsidR="00A86E35">
        <w:rPr>
          <w:rFonts w:cs="Times New Roman" w:hint="eastAsia"/>
          <w:color w:val="242021"/>
          <w:szCs w:val="24"/>
        </w:rPr>
        <w:instrText>"http://zotero.org/users/local/Tdr7t6qq/items/5H4H3VMJ"],"itemData":{"id":259,"type":"article-journal","abstract":"</w:instrText>
      </w:r>
      <w:r w:rsidR="00A86E35">
        <w:rPr>
          <w:rFonts w:cs="Times New Roman" w:hint="eastAsia"/>
          <w:color w:val="242021"/>
          <w:szCs w:val="24"/>
        </w:rPr>
        <w:instrText>油井完整性检测在油田生产过程中关系到油井的安全高效开发</w:instrText>
      </w:r>
      <w:r w:rsidR="00A86E35">
        <w:rPr>
          <w:rFonts w:cs="Times New Roman" w:hint="eastAsia"/>
          <w:color w:val="242021"/>
          <w:szCs w:val="24"/>
        </w:rPr>
        <w:instrText>,</w:instrText>
      </w:r>
      <w:r w:rsidR="00A86E35">
        <w:rPr>
          <w:rFonts w:cs="Times New Roman" w:hint="eastAsia"/>
          <w:color w:val="242021"/>
          <w:szCs w:val="24"/>
        </w:rPr>
        <w:instrText>现有完整性检测技术手段多样</w:instrText>
      </w:r>
      <w:r w:rsidR="00A86E35">
        <w:rPr>
          <w:rFonts w:cs="Times New Roman" w:hint="eastAsia"/>
          <w:color w:val="242021"/>
          <w:szCs w:val="24"/>
        </w:rPr>
        <w:instrText>,</w:instrText>
      </w:r>
      <w:r w:rsidR="00A86E35">
        <w:rPr>
          <w:rFonts w:cs="Times New Roman" w:hint="eastAsia"/>
          <w:color w:val="242021"/>
          <w:szCs w:val="24"/>
        </w:rPr>
        <w:instrText>但往往局限于某一项检测内容</w:instrText>
      </w:r>
      <w:r w:rsidR="00A86E35">
        <w:rPr>
          <w:rFonts w:cs="Times New Roman" w:hint="eastAsia"/>
          <w:color w:val="242021"/>
          <w:szCs w:val="24"/>
        </w:rPr>
        <w:instrText>,</w:instrText>
      </w:r>
      <w:r w:rsidR="00A86E35">
        <w:rPr>
          <w:rFonts w:cs="Times New Roman" w:hint="eastAsia"/>
          <w:color w:val="242021"/>
          <w:szCs w:val="24"/>
        </w:rPr>
        <w:instrText>作业时效有所限制。多功能超声成像测井仪一次下井可实现管柱内外壁及固井质量检测</w:instrText>
      </w:r>
      <w:r w:rsidR="00A86E35">
        <w:rPr>
          <w:rFonts w:cs="Times New Roman" w:hint="eastAsia"/>
          <w:color w:val="242021"/>
          <w:szCs w:val="24"/>
        </w:rPr>
        <w:instrText>,</w:instrText>
      </w:r>
      <w:r w:rsidR="00A86E35">
        <w:rPr>
          <w:rFonts w:cs="Times New Roman" w:hint="eastAsia"/>
          <w:color w:val="242021"/>
          <w:szCs w:val="24"/>
        </w:rPr>
        <w:instrText>使一次下井同时完成套管损伤检查和固井质量评价成为可能</w:instrText>
      </w:r>
      <w:r w:rsidR="00A86E35">
        <w:rPr>
          <w:rFonts w:cs="Times New Roman" w:hint="eastAsia"/>
          <w:color w:val="242021"/>
          <w:szCs w:val="24"/>
        </w:rPr>
        <w:instrText>,</w:instrText>
      </w:r>
      <w:r w:rsidR="00A86E35">
        <w:rPr>
          <w:rFonts w:cs="Times New Roman" w:hint="eastAsia"/>
          <w:color w:val="242021"/>
          <w:szCs w:val="24"/>
        </w:rPr>
        <w:instrText>显著提高工程测井的时效</w:instrText>
      </w:r>
      <w:r w:rsidR="00A86E35">
        <w:rPr>
          <w:rFonts w:cs="Times New Roman" w:hint="eastAsia"/>
          <w:color w:val="242021"/>
          <w:szCs w:val="24"/>
        </w:rPr>
        <w:instrText>,</w:instrText>
      </w:r>
      <w:r w:rsidR="00A86E35">
        <w:rPr>
          <w:rFonts w:cs="Times New Roman" w:hint="eastAsia"/>
          <w:color w:val="242021"/>
          <w:szCs w:val="24"/>
        </w:rPr>
        <w:instrText>为油井完整性检测提供综合而全面的信息。</w:instrText>
      </w:r>
      <w:r w:rsidR="00A86E35">
        <w:rPr>
          <w:rFonts w:cs="Times New Roman" w:hint="eastAsia"/>
          <w:color w:val="242021"/>
          <w:szCs w:val="24"/>
        </w:rPr>
        <w:instrText>MUIL</w:instrText>
      </w:r>
      <w:r w:rsidR="00A86E35">
        <w:rPr>
          <w:rFonts w:cs="Times New Roman" w:hint="eastAsia"/>
          <w:color w:val="242021"/>
          <w:szCs w:val="24"/>
        </w:rPr>
        <w:instrText>采用超声波旋转扫描的方式对井眼纵向和径向方向信息进行采集</w:instrText>
      </w:r>
      <w:r w:rsidR="00A86E35">
        <w:rPr>
          <w:rFonts w:cs="Times New Roman" w:hint="eastAsia"/>
          <w:color w:val="242021"/>
          <w:szCs w:val="24"/>
        </w:rPr>
        <w:instrText>,</w:instrText>
      </w:r>
      <w:r w:rsidR="00A86E35">
        <w:rPr>
          <w:rFonts w:cs="Times New Roman" w:hint="eastAsia"/>
          <w:color w:val="242021"/>
          <w:szCs w:val="24"/>
        </w:rPr>
        <w:instrText>超声回波分析及成像可以直观地描述套管损伤腐蚀情况</w:instrText>
      </w:r>
      <w:r w:rsidR="00A86E35">
        <w:rPr>
          <w:rFonts w:cs="Times New Roman" w:hint="eastAsia"/>
          <w:color w:val="242021"/>
          <w:szCs w:val="24"/>
        </w:rPr>
        <w:instrText>,</w:instrText>
      </w:r>
      <w:r w:rsidR="00A86E35">
        <w:rPr>
          <w:rFonts w:cs="Times New Roman" w:hint="eastAsia"/>
          <w:color w:val="242021"/>
          <w:szCs w:val="24"/>
        </w:rPr>
        <w:instrText>声阻抗分析可以对套管</w:instrText>
      </w:r>
      <w:r w:rsidR="00A86E35">
        <w:rPr>
          <w:rFonts w:cs="Times New Roman" w:hint="eastAsia"/>
          <w:color w:val="242021"/>
          <w:szCs w:val="24"/>
        </w:rPr>
        <w:instrText>-</w:instrText>
      </w:r>
      <w:r w:rsidR="00A86E35">
        <w:rPr>
          <w:rFonts w:cs="Times New Roman" w:hint="eastAsia"/>
          <w:color w:val="242021"/>
          <w:szCs w:val="24"/>
        </w:rPr>
        <w:instrText>水泥环间的泥胶结质量进行定性评价</w:instrText>
      </w:r>
      <w:r w:rsidR="00A86E35">
        <w:rPr>
          <w:rFonts w:cs="Times New Roman" w:hint="eastAsia"/>
          <w:color w:val="242021"/>
          <w:szCs w:val="24"/>
        </w:rPr>
        <w:instrText>,</w:instrText>
      </w:r>
      <w:r w:rsidR="00A86E35">
        <w:rPr>
          <w:rFonts w:cs="Times New Roman" w:hint="eastAsia"/>
          <w:color w:val="242021"/>
          <w:szCs w:val="24"/>
        </w:rPr>
        <w:instrText>已在南海西部地区和阿联酋地区成功应用</w:instrText>
      </w:r>
      <w:r w:rsidR="00A86E35">
        <w:rPr>
          <w:rFonts w:cs="Times New Roman" w:hint="eastAsia"/>
          <w:color w:val="242021"/>
          <w:szCs w:val="24"/>
        </w:rPr>
        <w:instrText>,</w:instrText>
      </w:r>
      <w:r w:rsidR="00A86E35">
        <w:rPr>
          <w:rFonts w:cs="Times New Roman" w:hint="eastAsia"/>
          <w:color w:val="242021"/>
          <w:szCs w:val="24"/>
        </w:rPr>
        <w:instrText>为工程作业提供了准确可靠的套管损伤和固井质量等基础信息。</w:instrText>
      </w:r>
      <w:r w:rsidR="00A86E35">
        <w:rPr>
          <w:rFonts w:cs="Times New Roman" w:hint="eastAsia"/>
          <w:color w:val="242021"/>
          <w:szCs w:val="24"/>
        </w:rPr>
        <w:instrText>","container-title":"</w:instrText>
      </w:r>
      <w:r w:rsidR="00A86E35">
        <w:rPr>
          <w:rFonts w:cs="Times New Roman" w:hint="eastAsia"/>
          <w:color w:val="242021"/>
          <w:szCs w:val="24"/>
        </w:rPr>
        <w:instrText>天津科技</w:instrText>
      </w:r>
      <w:r w:rsidR="00A86E35">
        <w:rPr>
          <w:rFonts w:cs="Times New Roman" w:hint="eastAsia"/>
          <w:color w:val="242021"/>
          <w:szCs w:val="24"/>
        </w:rPr>
        <w:instrText>","ISSN":"1006-8945","issue":"02","language":"</w:instrText>
      </w:r>
      <w:r w:rsidR="00A86E35">
        <w:rPr>
          <w:rFonts w:cs="Times New Roman" w:hint="eastAsia"/>
          <w:color w:val="242021"/>
          <w:szCs w:val="24"/>
        </w:rPr>
        <w:instrText>中文</w:instrText>
      </w:r>
      <w:r w:rsidR="00A86E35">
        <w:rPr>
          <w:rFonts w:cs="Times New Roman" w:hint="eastAsia"/>
          <w:color w:val="242021"/>
          <w:szCs w:val="24"/>
        </w:rPr>
        <w:instrText>;","page":"66-69","source":"CNKI","title":"</w:instrText>
      </w:r>
      <w:r w:rsidR="00A86E35">
        <w:rPr>
          <w:rFonts w:cs="Times New Roman" w:hint="eastAsia"/>
          <w:color w:val="242021"/>
          <w:szCs w:val="24"/>
        </w:rPr>
        <w:instrText>多功能超声成像测井仪在工程测井中的应用</w:instrText>
      </w:r>
      <w:r w:rsidR="00A86E35">
        <w:rPr>
          <w:rFonts w:cs="Times New Roman" w:hint="eastAsia"/>
          <w:color w:val="242021"/>
          <w:szCs w:val="24"/>
        </w:rPr>
        <w:instrText>","volume":"48","author":[{"family":"</w:instrText>
      </w:r>
      <w:r w:rsidR="00A86E35">
        <w:rPr>
          <w:rFonts w:cs="Times New Roman" w:hint="eastAsia"/>
          <w:color w:val="242021"/>
          <w:szCs w:val="24"/>
        </w:rPr>
        <w:instrText>许</w:instrText>
      </w:r>
      <w:r w:rsidR="00A86E35">
        <w:rPr>
          <w:rFonts w:cs="Times New Roman" w:hint="eastAsia"/>
          <w:color w:val="242021"/>
          <w:szCs w:val="24"/>
        </w:rPr>
        <w:instrText>","given":"</w:instrText>
      </w:r>
      <w:r w:rsidR="00A86E35">
        <w:rPr>
          <w:rFonts w:cs="Times New Roman" w:hint="eastAsia"/>
          <w:color w:val="242021"/>
          <w:szCs w:val="24"/>
        </w:rPr>
        <w:instrText>明亮</w:instrText>
      </w:r>
      <w:r w:rsidR="00A86E35">
        <w:rPr>
          <w:rFonts w:cs="Times New Roman" w:hint="eastAsia"/>
          <w:color w:val="242021"/>
          <w:szCs w:val="24"/>
        </w:rPr>
        <w:instrText>"},{"family":"</w:instrText>
      </w:r>
      <w:r w:rsidR="00A86E35">
        <w:rPr>
          <w:rFonts w:cs="Times New Roman" w:hint="eastAsia"/>
          <w:color w:val="242021"/>
          <w:szCs w:val="24"/>
        </w:rPr>
        <w:instrText>任</w:instrText>
      </w:r>
      <w:r w:rsidR="00A86E35">
        <w:rPr>
          <w:rFonts w:cs="Times New Roman" w:hint="eastAsia"/>
          <w:color w:val="242021"/>
          <w:szCs w:val="24"/>
        </w:rPr>
        <w:instrText>","given":"</w:instrText>
      </w:r>
      <w:r w:rsidR="00A86E35">
        <w:rPr>
          <w:rFonts w:cs="Times New Roman" w:hint="eastAsia"/>
          <w:color w:val="242021"/>
          <w:szCs w:val="24"/>
        </w:rPr>
        <w:instrText>大明</w:instrText>
      </w:r>
      <w:r w:rsidR="00A86E35">
        <w:rPr>
          <w:rFonts w:cs="Times New Roman" w:hint="eastAsia"/>
          <w:color w:val="242021"/>
          <w:szCs w:val="24"/>
        </w:rPr>
        <w:instrText>"},{"family":"</w:instrText>
      </w:r>
      <w:r w:rsidR="00A86E35">
        <w:rPr>
          <w:rFonts w:cs="Times New Roman" w:hint="eastAsia"/>
          <w:color w:val="242021"/>
          <w:szCs w:val="24"/>
        </w:rPr>
        <w:instrText>黄</w:instrText>
      </w:r>
      <w:r w:rsidR="00A86E35">
        <w:rPr>
          <w:rFonts w:cs="Times New Roman" w:hint="eastAsia"/>
          <w:color w:val="242021"/>
          <w:szCs w:val="24"/>
        </w:rPr>
        <w:instrText>","given":"</w:instrText>
      </w:r>
      <w:r w:rsidR="00A86E35">
        <w:rPr>
          <w:rFonts w:cs="Times New Roman" w:hint="eastAsia"/>
          <w:color w:val="242021"/>
          <w:szCs w:val="24"/>
        </w:rPr>
        <w:instrText>焌淞</w:instrText>
      </w:r>
      <w:r w:rsidR="00A86E35">
        <w:rPr>
          <w:rFonts w:cs="Times New Roman" w:hint="eastAsia"/>
          <w:color w:val="242021"/>
          <w:szCs w:val="24"/>
        </w:rPr>
        <w:instrText>"},{"family":"</w:instrText>
      </w:r>
      <w:r w:rsidR="00A86E35">
        <w:rPr>
          <w:rFonts w:cs="Times New Roman" w:hint="eastAsia"/>
          <w:color w:val="242021"/>
          <w:szCs w:val="24"/>
        </w:rPr>
        <w:instrText>万</w:instrText>
      </w:r>
      <w:r w:rsidR="00A86E35">
        <w:rPr>
          <w:rFonts w:cs="Times New Roman" w:hint="eastAsia"/>
          <w:color w:val="242021"/>
          <w:szCs w:val="24"/>
        </w:rPr>
        <w:instrText>","given":"</w:instrText>
      </w:r>
      <w:r w:rsidR="00A86E35">
        <w:rPr>
          <w:rFonts w:cs="Times New Roman" w:hint="eastAsia"/>
          <w:color w:val="242021"/>
          <w:szCs w:val="24"/>
        </w:rPr>
        <w:instrText>禧煌</w:instrText>
      </w:r>
      <w:r w:rsidR="00A86E35">
        <w:rPr>
          <w:rFonts w:cs="Times New Roman" w:hint="eastAsia"/>
          <w:color w:val="242021"/>
          <w:szCs w:val="24"/>
        </w:rPr>
        <w:instrText>"},{"family":"</w:instrText>
      </w:r>
      <w:r w:rsidR="00A86E35">
        <w:rPr>
          <w:rFonts w:cs="Times New Roman" w:hint="eastAsia"/>
          <w:color w:val="242021"/>
          <w:szCs w:val="24"/>
        </w:rPr>
        <w:instrText>牛</w:instrText>
      </w:r>
      <w:r w:rsidR="00A86E35">
        <w:rPr>
          <w:rFonts w:cs="Times New Roman" w:hint="eastAsia"/>
          <w:color w:val="242021"/>
          <w:szCs w:val="24"/>
        </w:rPr>
        <w:instrText>","given":"</w:instrText>
      </w:r>
      <w:r w:rsidR="00A86E35">
        <w:rPr>
          <w:rFonts w:cs="Times New Roman" w:hint="eastAsia"/>
          <w:color w:val="242021"/>
          <w:szCs w:val="24"/>
        </w:rPr>
        <w:instrText>朋</w:instrText>
      </w:r>
      <w:r w:rsidR="00A86E35">
        <w:rPr>
          <w:rFonts w:cs="Times New Roman" w:hint="eastAsia"/>
          <w:color w:val="242021"/>
          <w:szCs w:val="24"/>
        </w:rPr>
        <w:instrText>"}],"issued":{"date-parts":[["2021"]]}}}],"schema":"https://github.</w:instrText>
      </w:r>
      <w:r w:rsidR="00A86E35">
        <w:rPr>
          <w:rFonts w:cs="Times New Roman"/>
          <w:color w:val="242021"/>
          <w:szCs w:val="24"/>
        </w:rPr>
        <w:instrText xml:space="preserve">com/citation-style-language/schema/raw/master/csl-citation.json"} </w:instrText>
      </w:r>
      <w:r w:rsidR="00EF753D">
        <w:rPr>
          <w:rFonts w:cs="Times New Roman"/>
          <w:color w:val="242021"/>
          <w:szCs w:val="24"/>
        </w:rPr>
        <w:fldChar w:fldCharType="separate"/>
      </w:r>
      <w:r w:rsidR="00A86E35" w:rsidRPr="00A86E35">
        <w:rPr>
          <w:rFonts w:cs="Times New Roman"/>
          <w:kern w:val="0"/>
          <w:szCs w:val="24"/>
          <w:vertAlign w:val="superscript"/>
        </w:rPr>
        <w:t>[5]</w:t>
      </w:r>
      <w:r w:rsidR="00EF753D">
        <w:rPr>
          <w:rFonts w:cs="Times New Roman"/>
          <w:color w:val="242021"/>
          <w:szCs w:val="24"/>
        </w:rPr>
        <w:fldChar w:fldCharType="end"/>
      </w:r>
      <w:ins w:id="304" w:author="田 恒" w:date="2021-12-23T10:33:00Z">
        <w:r w:rsidR="00EF753D">
          <w:rPr>
            <w:rFonts w:cs="Times New Roman" w:hint="eastAsia"/>
            <w:color w:val="242021"/>
            <w:szCs w:val="24"/>
          </w:rPr>
          <w:t>及</w:t>
        </w:r>
      </w:ins>
      <w:ins w:id="305" w:author="田 恒" w:date="2021-12-23T10:35:00Z">
        <w:r w:rsidR="00EF753D">
          <w:rPr>
            <w:rFonts w:cs="Times New Roman" w:hint="eastAsia"/>
            <w:color w:val="242021"/>
            <w:szCs w:val="24"/>
          </w:rPr>
          <w:t>电成像测井</w:t>
        </w:r>
      </w:ins>
      <w:r w:rsidR="00EF753D">
        <w:rPr>
          <w:rFonts w:cs="Times New Roman"/>
          <w:color w:val="242021"/>
          <w:szCs w:val="24"/>
        </w:rPr>
        <w:fldChar w:fldCharType="begin"/>
      </w:r>
      <w:r w:rsidR="00A86E35">
        <w:rPr>
          <w:rFonts w:cs="Times New Roman"/>
          <w:color w:val="242021"/>
          <w:szCs w:val="24"/>
        </w:rPr>
        <w:instrText xml:space="preserve"> ADDIN ZOTERO_ITEM CSL_CITATION {"citationID":"mycZzyip","properties":{"formattedCitation":"\\super [6]\\nosupersub{}","plainCitation":"[6]","noteIndex":0},"citationItems":[{"id":256,"uris":["http://zotero.org/users/local/Tdr7t6qq/items/XRM63SJZ"],"uri":["http://zotero.org/users/local/Tdr7t6qq/items/XRM63SJZ"],"itemData":{"id":256,"type":"article-journal","abstract":"This review focuses on the overall development and applications of the electrical imaging logging in oil-based mud (OBM) with the aims to help researchers learn more from past and extend more relevant study. Because of the normally larger resistivity of OBM than that of water-based mud (WBM), the imaging quality of conventional electrical imaging logging method is poor in OBM, resulting in the imperative requirement of the electrical imaging logging method and technology in OBM. The electrical imaging logging in WBM is initially summarized. Then, the emphasis is on the attempt to acquire clear imaging in OBM. The main methods include the development of conductive OBM, the mudcake-scrapped method, the four-terminal measurement method, the capacitive coupling method and inversion processing etc. On the perspective of imaging results, the clear and quantitative resistivity imaging is more popular than the only qualitative results, and furthermore, more information can be obtained to uncover additional formation features, such as the formation dielectric permittivity image and the standoff image between the imaging pad and formation, which extends the interpretation and applications of electrical imaging logging in OBM. This study will contribute to the development of electromagnetic logging technique in OBM. The sufficient verification and interpretation of the imaging results in OBM and artificial intelligence-based data processing may be the improvement direction in the future.","container-title":"Journal of Applied Geophysics","DOI":"10.1016/j.jappgeo.2019.103872","ISSN":"0926-9851","journalAbbreviation":"Journal of Applied Geophysics","language":"en","page":"103872","source":"ScienceDirect","title":"Review and analysis on the development and applications of electrical imaging logging in oil-based mud","volume":"171","author":[{"family":"Gao","given":"Jianshen"},{"family":"Jiang","given":"Liming"},{"family":"Liu","given":"Yanping"},{"family":"Chen","given":"Yunxia"}],"issued":{"date-parts":[["2019",12,1]]}}}],"schema":"https://github.com/citation-style-language/schema/raw/master/csl-citation.json"} </w:instrText>
      </w:r>
      <w:r w:rsidR="00EF753D">
        <w:rPr>
          <w:rFonts w:cs="Times New Roman"/>
          <w:color w:val="242021"/>
          <w:szCs w:val="24"/>
        </w:rPr>
        <w:fldChar w:fldCharType="separate"/>
      </w:r>
      <w:r w:rsidR="00A86E35" w:rsidRPr="00A86E35">
        <w:rPr>
          <w:rFonts w:cs="Times New Roman"/>
          <w:kern w:val="0"/>
          <w:szCs w:val="24"/>
          <w:vertAlign w:val="superscript"/>
        </w:rPr>
        <w:t>[6]</w:t>
      </w:r>
      <w:r w:rsidR="00EF753D">
        <w:rPr>
          <w:rFonts w:cs="Times New Roman"/>
          <w:color w:val="242021"/>
          <w:szCs w:val="24"/>
        </w:rPr>
        <w:fldChar w:fldCharType="end"/>
      </w:r>
      <w:del w:id="306" w:author="田 恒" w:date="2021-12-22T21:26:00Z">
        <w:r w:rsidRPr="00EC6609" w:rsidDel="00B2443F">
          <w:rPr>
            <w:rFonts w:cs="Times New Roman" w:hint="eastAsia"/>
            <w:color w:val="242021"/>
            <w:szCs w:val="24"/>
            <w:rPrChange w:id="307" w:author="刘军涛" w:date="2021-12-22T16:41:00Z">
              <w:rPr>
                <w:rFonts w:ascii="宋体" w:hAnsi="宋体" w:hint="eastAsia"/>
                <w:color w:val="242021"/>
                <w:sz w:val="20"/>
                <w:szCs w:val="20"/>
              </w:rPr>
            </w:rPrChange>
          </w:rPr>
          <w:delText>测井解释人员根据返回数据生成的方位图像可以快速准确的判断地层密度、岩性等信息</w:delText>
        </w:r>
      </w:del>
      <w:r w:rsidRPr="00EC6609">
        <w:rPr>
          <w:rFonts w:cs="Times New Roman" w:hint="eastAsia"/>
          <w:color w:val="242021"/>
          <w:szCs w:val="24"/>
          <w:rPrChange w:id="308" w:author="刘军涛" w:date="2021-12-22T16:41:00Z">
            <w:rPr>
              <w:rFonts w:ascii="宋体" w:hAnsi="宋体" w:hint="eastAsia"/>
              <w:color w:val="242021"/>
              <w:sz w:val="20"/>
              <w:szCs w:val="20"/>
            </w:rPr>
          </w:rPrChange>
        </w:rPr>
        <w:t>，因此方位测井图像已经成为地层解释和指导钻进十分重要的依赖数据</w:t>
      </w:r>
      <w:commentRangeStart w:id="309"/>
      <w:r w:rsidR="003B3D3D" w:rsidRPr="005662F7">
        <w:rPr>
          <w:rFonts w:cs="Times New Roman"/>
          <w:color w:val="242021"/>
          <w:szCs w:val="24"/>
          <w:vertAlign w:val="superscript"/>
          <w:rPrChange w:id="310" w:author="田 恒" w:date="2021-12-23T09:44:00Z">
            <w:rPr>
              <w:rFonts w:ascii="宋体" w:hAnsi="宋体"/>
              <w:color w:val="242021"/>
              <w:sz w:val="20"/>
              <w:szCs w:val="20"/>
            </w:rPr>
          </w:rPrChange>
        </w:rPr>
        <w:fldChar w:fldCharType="begin"/>
      </w:r>
      <w:r w:rsidR="009411A7">
        <w:rPr>
          <w:rFonts w:cs="Times New Roman"/>
          <w:color w:val="242021"/>
          <w:szCs w:val="24"/>
          <w:vertAlign w:val="superscript"/>
        </w:rPr>
        <w:instrText xml:space="preserve"> ADDIN ZOTERO_ITEM CSL_CITATION {"citationID":"EaWaxvHW","properties":{"formattedCitation":"\\super [7,8]\\nosupersub{}","plainCitation":"[7,8]","noteIndex":0},"citationItems":[{"id":114,"uris":["http://zotero.org/users/local/Tdr7t6qq/items/88BXK664"],"ur</w:instrText>
      </w:r>
      <w:r w:rsidR="009411A7">
        <w:rPr>
          <w:rFonts w:cs="Times New Roman" w:hint="eastAsia"/>
          <w:color w:val="242021"/>
          <w:szCs w:val="24"/>
          <w:vertAlign w:val="superscript"/>
        </w:rPr>
        <w:instrText>i":["http://zotero.org/users/local/Tdr7t6qq/items/88BXK664"],"itemData":{"id":114,"type":"article-journal","abstract":"</w:instrText>
      </w:r>
      <w:r w:rsidR="009411A7">
        <w:rPr>
          <w:rFonts w:cs="Times New Roman" w:hint="eastAsia"/>
          <w:color w:val="242021"/>
          <w:szCs w:val="24"/>
          <w:vertAlign w:val="superscript"/>
        </w:rPr>
        <w:instrText>成像测井的成本很高</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油田中做成像测井的井数量十分有限</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如何充分利用有限的成像测井资料进行构造裂缝的预测和评价是其中的重要课题。在对成像测井资料特征及其裂缝检测机理分析的基础上</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结合构造解析和裂缝分布规律理论</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以及在渤海湾盆地利用成像测井资料研究裂缝的具体实践</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提出了利用成像测井资料进行储层构造裂缝预测和评价的思路和方法</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包括如何利用成像测井资料来确定裂缝的成因、性质、形成时期及裂缝的纵向分布规律</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预测裂缝的有效性、有效裂缝的方位和倾角。该方法的核心是利用构造解析方法</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在正确认识和划分油气藏的构造演化阶段及其构造变形特征的基础上</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对成像测井识别的裂缝与不同期次的构造变形进行科学的配套和分期。该套</w:instrText>
      </w:r>
      <w:r w:rsidR="009411A7">
        <w:rPr>
          <w:rFonts w:cs="Times New Roman" w:hint="eastAsia"/>
          <w:color w:val="242021"/>
          <w:szCs w:val="24"/>
          <w:vertAlign w:val="superscript"/>
        </w:rPr>
        <w:instrText>...","container-title":"</w:instrText>
      </w:r>
      <w:r w:rsidR="009411A7">
        <w:rPr>
          <w:rFonts w:cs="Times New Roman" w:hint="eastAsia"/>
          <w:color w:val="242021"/>
          <w:szCs w:val="24"/>
          <w:vertAlign w:val="superscript"/>
        </w:rPr>
        <w:instrText>天然气工业</w:instrText>
      </w:r>
      <w:r w:rsidR="009411A7">
        <w:rPr>
          <w:rFonts w:cs="Times New Roman" w:hint="eastAsia"/>
          <w:color w:val="242021"/>
          <w:szCs w:val="24"/>
          <w:vertAlign w:val="superscript"/>
        </w:rPr>
        <w:instrText>","ISSN":"1000-0976","issue":"09","language":"</w:instrText>
      </w:r>
      <w:r w:rsidR="009411A7">
        <w:rPr>
          <w:rFonts w:cs="Times New Roman" w:hint="eastAsia"/>
          <w:color w:val="242021"/>
          <w:szCs w:val="24"/>
          <w:vertAlign w:val="superscript"/>
        </w:rPr>
        <w:instrText>中文</w:instrText>
      </w:r>
      <w:r w:rsidR="009411A7">
        <w:rPr>
          <w:rFonts w:cs="Times New Roman" w:hint="eastAsia"/>
          <w:color w:val="242021"/>
          <w:szCs w:val="24"/>
          <w:vertAlign w:val="superscript"/>
        </w:rPr>
        <w:instrText>;","page":"58-61+166","source":"CNKI","title":"</w:instrText>
      </w:r>
      <w:r w:rsidR="009411A7">
        <w:rPr>
          <w:rFonts w:cs="Times New Roman" w:hint="eastAsia"/>
          <w:color w:val="242021"/>
          <w:szCs w:val="24"/>
          <w:vertAlign w:val="superscript"/>
        </w:rPr>
        <w:instrText>成像测井资料在构造裂缝预测和评价中的应用</w:instrText>
      </w:r>
      <w:r w:rsidR="009411A7">
        <w:rPr>
          <w:rFonts w:cs="Times New Roman" w:hint="eastAsia"/>
          <w:color w:val="242021"/>
          <w:szCs w:val="24"/>
          <w:vertAlign w:val="superscript"/>
        </w:rPr>
        <w:instrText>","author":[{"family":"</w:instrText>
      </w:r>
      <w:r w:rsidR="009411A7">
        <w:rPr>
          <w:rFonts w:cs="Times New Roman" w:hint="eastAsia"/>
          <w:color w:val="242021"/>
          <w:szCs w:val="24"/>
          <w:vertAlign w:val="superscript"/>
        </w:rPr>
        <w:instrText>童</w:instrText>
      </w:r>
      <w:r w:rsidR="009411A7">
        <w:rPr>
          <w:rFonts w:cs="Times New Roman" w:hint="eastAsia"/>
          <w:color w:val="242021"/>
          <w:szCs w:val="24"/>
          <w:vertAlign w:val="superscript"/>
        </w:rPr>
        <w:instrText>","given":"</w:instrText>
      </w:r>
      <w:r w:rsidR="009411A7">
        <w:rPr>
          <w:rFonts w:cs="Times New Roman" w:hint="eastAsia"/>
          <w:color w:val="242021"/>
          <w:szCs w:val="24"/>
          <w:vertAlign w:val="superscript"/>
        </w:rPr>
        <w:instrText>亨茂</w:instrText>
      </w:r>
      <w:r w:rsidR="009411A7">
        <w:rPr>
          <w:rFonts w:cs="Times New Roman" w:hint="eastAsia"/>
          <w:color w:val="242021"/>
          <w:szCs w:val="24"/>
          <w:vertAlign w:val="superscript"/>
        </w:rPr>
        <w:instrText>"}],"issued":{"date-parts":[["2006"]]}},"label":"page"},{"id":251,"uris":["http://zotero.org/users/local/Tdr7t6qq/items/Y9ZB2UPD"],"uri":["http://zotero.org/users/local/Tdr7t6qq/items/Y9ZB2UPD"],"itemData":{"id":251,"type":"article-journal","abstract":"</w:instrText>
      </w:r>
      <w:r w:rsidR="009411A7">
        <w:rPr>
          <w:rFonts w:cs="Times New Roman" w:hint="eastAsia"/>
          <w:color w:val="242021"/>
          <w:szCs w:val="24"/>
          <w:vertAlign w:val="superscript"/>
        </w:rPr>
        <w:instrText>随钻测井资料特别是随钻方位性测井资料在地质导向钻井中起着至关重要的作用</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可以预测和判断地层界面、地层方位特征以及各向异性地层走向。通过介绍随钻电磁波电阻率仪器、方位深探测电磁波电阻率仪器和方位伽马仪器的基本结构及测量原理</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结合实际应用环境</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分析测量仪器在穿越地层界面时的影响因素和边界效应</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进而提出利用电磁波电阻率和方位伽马曲线响应特征实现地层界面识别的方法</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最后举例说明了随钻电磁波电阻率和伽马成像仪器在地层界面识别中的应用。现场应用表明</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研究开发的具有边界探测能力的地质导向技术和装备</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优化了井眼轨迹在储层中的位置</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降低了打穿油层的风险</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提高了储层钻遇率。</w:instrText>
      </w:r>
      <w:r w:rsidR="009411A7">
        <w:rPr>
          <w:rFonts w:cs="Times New Roman" w:hint="eastAsia"/>
          <w:color w:val="242021"/>
          <w:szCs w:val="24"/>
          <w:vertAlign w:val="superscript"/>
        </w:rPr>
        <w:instrText>","container-title":"</w:instrText>
      </w:r>
      <w:r w:rsidR="009411A7">
        <w:rPr>
          <w:rFonts w:cs="Times New Roman" w:hint="eastAsia"/>
          <w:color w:val="242021"/>
          <w:szCs w:val="24"/>
          <w:vertAlign w:val="superscript"/>
        </w:rPr>
        <w:instrText>天然气勘探与开发</w:instrText>
      </w:r>
      <w:r w:rsidR="009411A7">
        <w:rPr>
          <w:rFonts w:cs="Times New Roman" w:hint="eastAsia"/>
          <w:color w:val="242021"/>
          <w:szCs w:val="24"/>
          <w:vertAlign w:val="superscript"/>
        </w:rPr>
        <w:instrText>","ISSN":"1673-3177","issue":"04","language":"</w:instrText>
      </w:r>
      <w:r w:rsidR="009411A7">
        <w:rPr>
          <w:rFonts w:cs="Times New Roman" w:hint="eastAsia"/>
          <w:color w:val="242021"/>
          <w:szCs w:val="24"/>
          <w:vertAlign w:val="superscript"/>
        </w:rPr>
        <w:instrText>中文</w:instrText>
      </w:r>
      <w:r w:rsidR="009411A7">
        <w:rPr>
          <w:rFonts w:cs="Times New Roman" w:hint="eastAsia"/>
          <w:color w:val="242021"/>
          <w:szCs w:val="24"/>
          <w:vertAlign w:val="superscript"/>
        </w:rPr>
        <w:instrText>;","page":"8-12+97-98","source":"CNKI","title":"</w:instrText>
      </w:r>
      <w:r w:rsidR="009411A7">
        <w:rPr>
          <w:rFonts w:cs="Times New Roman" w:hint="eastAsia"/>
          <w:color w:val="242021"/>
          <w:szCs w:val="24"/>
          <w:vertAlign w:val="superscript"/>
        </w:rPr>
        <w:instrText>基于随钻测井的地层界面识别方法</w:instrText>
      </w:r>
      <w:r w:rsidR="009411A7">
        <w:rPr>
          <w:rFonts w:cs="Times New Roman" w:hint="eastAsia"/>
          <w:color w:val="242021"/>
          <w:szCs w:val="24"/>
          <w:vertAlign w:val="superscript"/>
        </w:rPr>
        <w:instrText>","volume":"39","author":[{"family":"</w:instrText>
      </w:r>
      <w:r w:rsidR="009411A7">
        <w:rPr>
          <w:rFonts w:cs="Times New Roman" w:hint="eastAsia"/>
          <w:color w:val="242021"/>
          <w:szCs w:val="24"/>
          <w:vertAlign w:val="superscript"/>
        </w:rPr>
        <w:instrText>唐</w:instrText>
      </w:r>
      <w:r w:rsidR="009411A7">
        <w:rPr>
          <w:rFonts w:cs="Times New Roman" w:hint="eastAsia"/>
          <w:color w:val="242021"/>
          <w:szCs w:val="24"/>
          <w:vertAlign w:val="superscript"/>
        </w:rPr>
        <w:instrText>","given":"</w:instrText>
      </w:r>
      <w:r w:rsidR="009411A7">
        <w:rPr>
          <w:rFonts w:cs="Times New Roman" w:hint="eastAsia"/>
          <w:color w:val="242021"/>
          <w:szCs w:val="24"/>
          <w:vertAlign w:val="superscript"/>
        </w:rPr>
        <w:instrText>海全</w:instrText>
      </w:r>
      <w:r w:rsidR="009411A7">
        <w:rPr>
          <w:rFonts w:cs="Times New Roman" w:hint="eastAsia"/>
          <w:color w:val="242021"/>
          <w:szCs w:val="24"/>
          <w:vertAlign w:val="superscript"/>
        </w:rPr>
        <w:instrText>"},{"family":"</w:instrText>
      </w:r>
      <w:r w:rsidR="009411A7">
        <w:rPr>
          <w:rFonts w:cs="Times New Roman" w:hint="eastAsia"/>
          <w:color w:val="242021"/>
          <w:szCs w:val="24"/>
          <w:vertAlign w:val="superscript"/>
        </w:rPr>
        <w:instrText>肖</w:instrText>
      </w:r>
      <w:r w:rsidR="009411A7">
        <w:rPr>
          <w:rFonts w:cs="Times New Roman" w:hint="eastAsia"/>
          <w:color w:val="242021"/>
          <w:szCs w:val="24"/>
          <w:vertAlign w:val="superscript"/>
        </w:rPr>
        <w:instrText>","given":"</w:instrText>
      </w:r>
      <w:r w:rsidR="009411A7">
        <w:rPr>
          <w:rFonts w:cs="Times New Roman" w:hint="eastAsia"/>
          <w:color w:val="242021"/>
          <w:szCs w:val="24"/>
          <w:vertAlign w:val="superscript"/>
        </w:rPr>
        <w:instrText>红兵</w:instrText>
      </w:r>
      <w:r w:rsidR="009411A7">
        <w:rPr>
          <w:rFonts w:cs="Times New Roman" w:hint="eastAsia"/>
          <w:color w:val="242021"/>
          <w:szCs w:val="24"/>
          <w:vertAlign w:val="superscript"/>
        </w:rPr>
        <w:instrText>"},{"family":"</w:instrText>
      </w:r>
      <w:r w:rsidR="009411A7">
        <w:rPr>
          <w:rFonts w:cs="Times New Roman" w:hint="eastAsia"/>
          <w:color w:val="242021"/>
          <w:szCs w:val="24"/>
          <w:vertAlign w:val="superscript"/>
        </w:rPr>
        <w:instrText>李</w:instrText>
      </w:r>
      <w:r w:rsidR="009411A7">
        <w:rPr>
          <w:rFonts w:cs="Times New Roman" w:hint="eastAsia"/>
          <w:color w:val="242021"/>
          <w:szCs w:val="24"/>
          <w:vertAlign w:val="superscript"/>
        </w:rPr>
        <w:instrText>","given":"</w:instrText>
      </w:r>
      <w:r w:rsidR="009411A7">
        <w:rPr>
          <w:rFonts w:cs="Times New Roman" w:hint="eastAsia"/>
          <w:color w:val="242021"/>
          <w:szCs w:val="24"/>
          <w:vertAlign w:val="superscript"/>
        </w:rPr>
        <w:instrText>翠</w:instrText>
      </w:r>
      <w:r w:rsidR="009411A7">
        <w:rPr>
          <w:rFonts w:cs="Times New Roman" w:hint="eastAsia"/>
          <w:color w:val="242021"/>
          <w:szCs w:val="24"/>
          <w:vertAlign w:val="superscript"/>
        </w:rPr>
        <w:instrText>"},{"family":"</w:instrText>
      </w:r>
      <w:r w:rsidR="009411A7">
        <w:rPr>
          <w:rFonts w:cs="Times New Roman" w:hint="eastAsia"/>
          <w:color w:val="242021"/>
          <w:szCs w:val="24"/>
          <w:vertAlign w:val="superscript"/>
        </w:rPr>
        <w:instrText>杨</w:instrText>
      </w:r>
      <w:r w:rsidR="009411A7">
        <w:rPr>
          <w:rFonts w:cs="Times New Roman" w:hint="eastAsia"/>
          <w:color w:val="242021"/>
          <w:szCs w:val="24"/>
          <w:vertAlign w:val="superscript"/>
        </w:rPr>
        <w:instrText>","given":"</w:instrText>
      </w:r>
      <w:r w:rsidR="009411A7">
        <w:rPr>
          <w:rFonts w:cs="Times New Roman" w:hint="eastAsia"/>
          <w:color w:val="242021"/>
          <w:szCs w:val="24"/>
          <w:vertAlign w:val="superscript"/>
        </w:rPr>
        <w:instrText>震</w:instrText>
      </w:r>
      <w:r w:rsidR="009411A7">
        <w:rPr>
          <w:rFonts w:cs="Times New Roman" w:hint="eastAsia"/>
          <w:color w:val="242021"/>
          <w:szCs w:val="24"/>
          <w:vertAlign w:val="superscript"/>
        </w:rPr>
        <w:instrText>"}],"issued":{"date-parts":[["2016"]]}},"label":"page"}],"schema":"https://github.com/citation-style-language/schema/raw/mas</w:instrText>
      </w:r>
      <w:r w:rsidR="009411A7">
        <w:rPr>
          <w:rFonts w:cs="Times New Roman"/>
          <w:color w:val="242021"/>
          <w:szCs w:val="24"/>
          <w:vertAlign w:val="superscript"/>
        </w:rPr>
        <w:instrText xml:space="preserve">ter/csl-citation.json"} </w:instrText>
      </w:r>
      <w:r w:rsidR="003B3D3D" w:rsidRPr="005662F7">
        <w:rPr>
          <w:rFonts w:cs="Times New Roman"/>
          <w:color w:val="242021"/>
          <w:szCs w:val="24"/>
          <w:vertAlign w:val="superscript"/>
          <w:rPrChange w:id="311" w:author="田 恒" w:date="2021-12-23T09:44:00Z">
            <w:rPr>
              <w:rFonts w:ascii="宋体" w:hAnsi="宋体"/>
              <w:color w:val="242021"/>
              <w:sz w:val="20"/>
              <w:szCs w:val="20"/>
            </w:rPr>
          </w:rPrChange>
        </w:rPr>
        <w:fldChar w:fldCharType="separate"/>
      </w:r>
      <w:r w:rsidR="009411A7" w:rsidRPr="009411A7">
        <w:rPr>
          <w:rFonts w:cs="Times New Roman"/>
          <w:kern w:val="0"/>
          <w:szCs w:val="24"/>
          <w:vertAlign w:val="superscript"/>
        </w:rPr>
        <w:t>[7,8]</w:t>
      </w:r>
      <w:r w:rsidR="003B3D3D" w:rsidRPr="005662F7">
        <w:rPr>
          <w:rFonts w:cs="Times New Roman"/>
          <w:color w:val="242021"/>
          <w:szCs w:val="24"/>
          <w:vertAlign w:val="superscript"/>
          <w:rPrChange w:id="312" w:author="田 恒" w:date="2021-12-23T09:44:00Z">
            <w:rPr>
              <w:rFonts w:ascii="宋体" w:hAnsi="宋体"/>
              <w:color w:val="242021"/>
              <w:sz w:val="20"/>
              <w:szCs w:val="20"/>
            </w:rPr>
          </w:rPrChange>
        </w:rPr>
        <w:fldChar w:fldCharType="end"/>
      </w:r>
      <w:commentRangeEnd w:id="309"/>
      <w:r w:rsidR="00DA3016">
        <w:rPr>
          <w:rStyle w:val="ac"/>
        </w:rPr>
        <w:commentReference w:id="309"/>
      </w:r>
      <w:r w:rsidRPr="00EC6609">
        <w:rPr>
          <w:rFonts w:cs="Times New Roman" w:hint="eastAsia"/>
          <w:color w:val="242021"/>
          <w:szCs w:val="24"/>
          <w:rPrChange w:id="313" w:author="刘军涛" w:date="2021-12-22T16:41:00Z">
            <w:rPr>
              <w:rFonts w:ascii="宋体" w:hAnsi="宋体" w:hint="eastAsia"/>
              <w:color w:val="242021"/>
              <w:sz w:val="20"/>
              <w:szCs w:val="20"/>
            </w:rPr>
          </w:rPrChange>
        </w:rPr>
        <w:t>。</w:t>
      </w:r>
    </w:p>
    <w:p w14:paraId="43CA83A4" w14:textId="6044971E" w:rsidR="003C4A7A" w:rsidRDefault="00F56470">
      <w:pPr>
        <w:widowControl/>
        <w:spacing w:before="100" w:beforeAutospacing="1" w:after="100" w:afterAutospacing="1"/>
        <w:ind w:firstLineChars="200" w:firstLine="480"/>
        <w:rPr>
          <w:ins w:id="314" w:author="刘军涛" w:date="2021-12-22T17:24:00Z"/>
          <w:rFonts w:cs="Times New Roman"/>
          <w:color w:val="242021"/>
          <w:szCs w:val="24"/>
        </w:rPr>
      </w:pPr>
      <w:r w:rsidRPr="00EC6609">
        <w:rPr>
          <w:rFonts w:cs="Times New Roman" w:hint="eastAsia"/>
          <w:color w:val="242021"/>
          <w:szCs w:val="24"/>
          <w:rPrChange w:id="315" w:author="刘军涛" w:date="2021-12-22T16:41:00Z">
            <w:rPr>
              <w:rFonts w:ascii="宋体" w:hAnsi="宋体" w:hint="eastAsia"/>
              <w:color w:val="242021"/>
              <w:sz w:val="20"/>
              <w:szCs w:val="20"/>
            </w:rPr>
          </w:rPrChange>
        </w:rPr>
        <w:t>为获取方位测井图像上的局部特征信息，常使用动态色度标定方法</w:t>
      </w:r>
      <w:r w:rsidR="007052CB">
        <w:rPr>
          <w:rFonts w:cs="Times New Roman"/>
          <w:color w:val="242021"/>
          <w:szCs w:val="24"/>
        </w:rPr>
        <w:fldChar w:fldCharType="begin"/>
      </w:r>
      <w:r w:rsidR="00A86E35">
        <w:rPr>
          <w:rFonts w:cs="Times New Roman"/>
          <w:color w:val="242021"/>
          <w:szCs w:val="24"/>
        </w:rPr>
        <w:instrText xml:space="preserve"> ADDIN ZOTERO_ITEM CSL_CITATION {"citationID":"ngSu9gfd","properties":{"formattedCitation":"\\super [9]\\nosupersub{}","plainCitation":"[9]","noteIndex":0},"citationItems":[{"id":106,"uris":["http://zotero.org/users/local/Tdr7t6qq/items/GG83ATMR"],"uri":[</w:instrText>
      </w:r>
      <w:r w:rsidR="00A86E35">
        <w:rPr>
          <w:rFonts w:cs="Times New Roman" w:hint="eastAsia"/>
          <w:color w:val="242021"/>
          <w:szCs w:val="24"/>
        </w:rPr>
        <w:instrText>"http://zotero.org/users/local/Tdr7t6qq/items/GG83ATMR"],"itemData":{"id":106,"type":"article-journal","abstract":"</w:instrText>
      </w:r>
      <w:r w:rsidR="00A86E35">
        <w:rPr>
          <w:rFonts w:cs="Times New Roman" w:hint="eastAsia"/>
          <w:color w:val="242021"/>
          <w:szCs w:val="24"/>
        </w:rPr>
        <w:instrText>利用随钻方位伽马曲线和伽马图像可以更准确地确定储集层边界的位置</w:instrText>
      </w:r>
      <w:r w:rsidR="00A86E35">
        <w:rPr>
          <w:rFonts w:cs="Times New Roman" w:hint="eastAsia"/>
          <w:color w:val="242021"/>
          <w:szCs w:val="24"/>
        </w:rPr>
        <w:instrText>,</w:instrText>
      </w:r>
      <w:r w:rsidR="00A86E35">
        <w:rPr>
          <w:rFonts w:cs="Times New Roman" w:hint="eastAsia"/>
          <w:color w:val="242021"/>
          <w:szCs w:val="24"/>
        </w:rPr>
        <w:instrText>进而更好地指导水平井地质导向施工。介绍了方位伽马仪器结构及测量原理</w:instrText>
      </w:r>
      <w:r w:rsidR="00A86E35">
        <w:rPr>
          <w:rFonts w:cs="Times New Roman" w:hint="eastAsia"/>
          <w:color w:val="242021"/>
          <w:szCs w:val="24"/>
        </w:rPr>
        <w:instrText>,</w:instrText>
      </w:r>
      <w:r w:rsidR="00A86E35">
        <w:rPr>
          <w:rFonts w:cs="Times New Roman" w:hint="eastAsia"/>
          <w:color w:val="242021"/>
          <w:szCs w:val="24"/>
        </w:rPr>
        <w:instrText>针对随钻伽马测井存在井周测量数据少、扇区数据相关性高的特点</w:instrText>
      </w:r>
      <w:r w:rsidR="00A86E35">
        <w:rPr>
          <w:rFonts w:cs="Times New Roman" w:hint="eastAsia"/>
          <w:color w:val="242021"/>
          <w:szCs w:val="24"/>
        </w:rPr>
        <w:instrText>,</w:instrText>
      </w:r>
      <w:r w:rsidR="00A86E35">
        <w:rPr>
          <w:rFonts w:cs="Times New Roman" w:hint="eastAsia"/>
          <w:color w:val="242021"/>
          <w:szCs w:val="24"/>
        </w:rPr>
        <w:instrText>通过插值处理得到井周连续变化的伽马数据</w:instrText>
      </w:r>
      <w:r w:rsidR="00A86E35">
        <w:rPr>
          <w:rFonts w:cs="Times New Roman" w:hint="eastAsia"/>
          <w:color w:val="242021"/>
          <w:szCs w:val="24"/>
        </w:rPr>
        <w:instrText>,</w:instrText>
      </w:r>
      <w:r w:rsidR="00A86E35">
        <w:rPr>
          <w:rFonts w:cs="Times New Roman" w:hint="eastAsia"/>
          <w:color w:val="242021"/>
          <w:szCs w:val="24"/>
        </w:rPr>
        <w:instrText>优选</w:instrText>
      </w:r>
      <w:r w:rsidR="00A86E35">
        <w:rPr>
          <w:rFonts w:cs="Times New Roman" w:hint="eastAsia"/>
          <w:color w:val="242021"/>
          <w:szCs w:val="24"/>
        </w:rPr>
        <w:instrText>RGB</w:instrText>
      </w:r>
      <w:r w:rsidR="00A86E35">
        <w:rPr>
          <w:rFonts w:cs="Times New Roman" w:hint="eastAsia"/>
          <w:color w:val="242021"/>
          <w:szCs w:val="24"/>
        </w:rPr>
        <w:instrText>与</w:instrText>
      </w:r>
      <w:r w:rsidR="00A86E35">
        <w:rPr>
          <w:rFonts w:cs="Times New Roman" w:hint="eastAsia"/>
          <w:color w:val="242021"/>
          <w:szCs w:val="24"/>
        </w:rPr>
        <w:instrText>HSI</w:instrText>
      </w:r>
      <w:r w:rsidR="00A86E35">
        <w:rPr>
          <w:rFonts w:cs="Times New Roman" w:hint="eastAsia"/>
          <w:color w:val="242021"/>
          <w:szCs w:val="24"/>
        </w:rPr>
        <w:instrText>颜色空间转换方法和特定色谱的静、动态色度映射方法</w:instrText>
      </w:r>
      <w:r w:rsidR="00A86E35">
        <w:rPr>
          <w:rFonts w:cs="Times New Roman" w:hint="eastAsia"/>
          <w:color w:val="242021"/>
          <w:szCs w:val="24"/>
        </w:rPr>
        <w:instrText>,</w:instrText>
      </w:r>
      <w:r w:rsidR="00A86E35">
        <w:rPr>
          <w:rFonts w:cs="Times New Roman" w:hint="eastAsia"/>
          <w:color w:val="242021"/>
          <w:szCs w:val="24"/>
        </w:rPr>
        <w:instrText>使得伽马图像更加符合地质图像特点。通过现场随钻测井资料处理</w:instrText>
      </w:r>
      <w:r w:rsidR="00A86E35">
        <w:rPr>
          <w:rFonts w:cs="Times New Roman" w:hint="eastAsia"/>
          <w:color w:val="242021"/>
          <w:szCs w:val="24"/>
        </w:rPr>
        <w:instrText>,</w:instrText>
      </w:r>
      <w:r w:rsidR="00A86E35">
        <w:rPr>
          <w:rFonts w:cs="Times New Roman" w:hint="eastAsia"/>
          <w:color w:val="242021"/>
          <w:szCs w:val="24"/>
        </w:rPr>
        <w:instrText>获得了效果较好的伽马成像测井图像</w:instrText>
      </w:r>
      <w:r w:rsidR="00A86E35">
        <w:rPr>
          <w:rFonts w:cs="Times New Roman" w:hint="eastAsia"/>
          <w:color w:val="242021"/>
          <w:szCs w:val="24"/>
        </w:rPr>
        <w:instrText>,</w:instrText>
      </w:r>
      <w:r w:rsidR="00A86E35">
        <w:rPr>
          <w:rFonts w:cs="Times New Roman" w:hint="eastAsia"/>
          <w:color w:val="242021"/>
          <w:szCs w:val="24"/>
        </w:rPr>
        <w:instrText>对地层特征的观察和识别更加清晰</w:instrText>
      </w:r>
      <w:r w:rsidR="00A86E35">
        <w:rPr>
          <w:rFonts w:cs="Times New Roman" w:hint="eastAsia"/>
          <w:color w:val="242021"/>
          <w:szCs w:val="24"/>
        </w:rPr>
        <w:instrText>,</w:instrText>
      </w:r>
      <w:r w:rsidR="00A86E35">
        <w:rPr>
          <w:rFonts w:cs="Times New Roman" w:hint="eastAsia"/>
          <w:color w:val="242021"/>
          <w:szCs w:val="24"/>
        </w:rPr>
        <w:instrText>降低了打穿油层的风险。</w:instrText>
      </w:r>
      <w:r w:rsidR="00A86E35">
        <w:rPr>
          <w:rFonts w:cs="Times New Roman" w:hint="eastAsia"/>
          <w:color w:val="242021"/>
          <w:szCs w:val="24"/>
        </w:rPr>
        <w:instrText>","container-title":"</w:instrText>
      </w:r>
      <w:r w:rsidR="00A86E35">
        <w:rPr>
          <w:rFonts w:cs="Times New Roman" w:hint="eastAsia"/>
          <w:color w:val="242021"/>
          <w:szCs w:val="24"/>
        </w:rPr>
        <w:instrText>岩性油气藏</w:instrText>
      </w:r>
      <w:r w:rsidR="00A86E35">
        <w:rPr>
          <w:rFonts w:cs="Times New Roman" w:hint="eastAsia"/>
          <w:color w:val="242021"/>
          <w:szCs w:val="24"/>
        </w:rPr>
        <w:instrText>","ISSN":"1673-8926","issue":"01","language":"</w:instrText>
      </w:r>
      <w:r w:rsidR="00A86E35">
        <w:rPr>
          <w:rFonts w:cs="Times New Roman" w:hint="eastAsia"/>
          <w:color w:val="242021"/>
          <w:szCs w:val="24"/>
        </w:rPr>
        <w:instrText>中文</w:instrText>
      </w:r>
      <w:r w:rsidR="00A86E35">
        <w:rPr>
          <w:rFonts w:cs="Times New Roman" w:hint="eastAsia"/>
          <w:color w:val="242021"/>
          <w:szCs w:val="24"/>
        </w:rPr>
        <w:instrText>;","page":"110-115","source":"CNKI","title":"</w:instrText>
      </w:r>
      <w:r w:rsidR="00A86E35">
        <w:rPr>
          <w:rFonts w:cs="Times New Roman" w:hint="eastAsia"/>
          <w:color w:val="242021"/>
          <w:szCs w:val="24"/>
        </w:rPr>
        <w:instrText>随钻方位伽马数据成像处理方法</w:instrText>
      </w:r>
      <w:r w:rsidR="00A86E35">
        <w:rPr>
          <w:rFonts w:cs="Times New Roman" w:hint="eastAsia"/>
          <w:color w:val="242021"/>
          <w:szCs w:val="24"/>
        </w:rPr>
        <w:instrText>","volume":"29","author":[{"family":"</w:instrText>
      </w:r>
      <w:r w:rsidR="00A86E35">
        <w:rPr>
          <w:rFonts w:cs="Times New Roman" w:hint="eastAsia"/>
          <w:color w:val="242021"/>
          <w:szCs w:val="24"/>
        </w:rPr>
        <w:instrText>唐</w:instrText>
      </w:r>
      <w:r w:rsidR="00A86E35">
        <w:rPr>
          <w:rFonts w:cs="Times New Roman" w:hint="eastAsia"/>
          <w:color w:val="242021"/>
          <w:szCs w:val="24"/>
        </w:rPr>
        <w:instrText>","given":"</w:instrText>
      </w:r>
      <w:r w:rsidR="00A86E35">
        <w:rPr>
          <w:rFonts w:cs="Times New Roman" w:hint="eastAsia"/>
          <w:color w:val="242021"/>
          <w:szCs w:val="24"/>
        </w:rPr>
        <w:instrText>海全</w:instrText>
      </w:r>
      <w:r w:rsidR="00A86E35">
        <w:rPr>
          <w:rFonts w:cs="Times New Roman" w:hint="eastAsia"/>
          <w:color w:val="242021"/>
          <w:szCs w:val="24"/>
        </w:rPr>
        <w:instrText xml:space="preserve">"}],"issued":{"date-parts":[["2017"]]}}}],"schema":"https://github.com/citation-style-language/schema/raw/master/csl-citation.json"} </w:instrText>
      </w:r>
      <w:r w:rsidR="007052CB">
        <w:rPr>
          <w:rFonts w:cs="Times New Roman"/>
          <w:color w:val="242021"/>
          <w:szCs w:val="24"/>
        </w:rPr>
        <w:fldChar w:fldCharType="separate"/>
      </w:r>
      <w:r w:rsidR="00A86E35" w:rsidRPr="00A86E35">
        <w:rPr>
          <w:rFonts w:cs="Times New Roman"/>
          <w:kern w:val="0"/>
          <w:szCs w:val="24"/>
          <w:vertAlign w:val="superscript"/>
        </w:rPr>
        <w:t>[9]</w:t>
      </w:r>
      <w:r w:rsidR="007052CB">
        <w:rPr>
          <w:rFonts w:cs="Times New Roman"/>
          <w:color w:val="242021"/>
          <w:szCs w:val="24"/>
        </w:rPr>
        <w:fldChar w:fldCharType="end"/>
      </w:r>
      <w:r w:rsidRPr="00EC6609">
        <w:rPr>
          <w:rFonts w:cs="Times New Roman"/>
          <w:color w:val="242021"/>
          <w:szCs w:val="24"/>
          <w:rPrChange w:id="316" w:author="刘军涛" w:date="2021-12-22T16:41:00Z">
            <w:rPr>
              <w:rFonts w:ascii="宋体" w:hAnsi="宋体"/>
              <w:color w:val="242021"/>
              <w:sz w:val="20"/>
              <w:szCs w:val="20"/>
            </w:rPr>
          </w:rPrChange>
        </w:rPr>
        <w:t>对</w:t>
      </w:r>
      <w:proofErr w:type="gramStart"/>
      <w:r w:rsidRPr="00EC6609">
        <w:rPr>
          <w:rFonts w:cs="Times New Roman"/>
          <w:color w:val="242021"/>
          <w:szCs w:val="24"/>
          <w:rPrChange w:id="317" w:author="刘军涛" w:date="2021-12-22T16:41:00Z">
            <w:rPr>
              <w:rFonts w:ascii="宋体" w:hAnsi="宋体"/>
              <w:color w:val="242021"/>
              <w:sz w:val="20"/>
              <w:szCs w:val="20"/>
            </w:rPr>
          </w:rPrChange>
        </w:rPr>
        <w:t>图象</w:t>
      </w:r>
      <w:proofErr w:type="gramEnd"/>
      <w:r w:rsidRPr="00EC6609">
        <w:rPr>
          <w:rFonts w:cs="Times New Roman"/>
          <w:color w:val="242021"/>
          <w:szCs w:val="24"/>
          <w:rPrChange w:id="318" w:author="刘军涛" w:date="2021-12-22T16:41:00Z">
            <w:rPr>
              <w:rFonts w:ascii="宋体" w:hAnsi="宋体"/>
              <w:color w:val="242021"/>
              <w:sz w:val="20"/>
              <w:szCs w:val="20"/>
            </w:rPr>
          </w:rPrChange>
        </w:rPr>
        <w:t>数据进行处理。</w:t>
      </w:r>
      <w:ins w:id="319" w:author="田 恒" w:date="2021-12-23T11:02:00Z">
        <w:r w:rsidR="00793057">
          <w:rPr>
            <w:rFonts w:cs="Times New Roman" w:hint="eastAsia"/>
            <w:color w:val="242021"/>
            <w:szCs w:val="24"/>
          </w:rPr>
          <w:t>动态色度标定相当于对井段</w:t>
        </w:r>
      </w:ins>
      <w:ins w:id="320" w:author="田 恒" w:date="2021-12-23T11:06:00Z">
        <w:r w:rsidR="00F1023D">
          <w:rPr>
            <w:rFonts w:cs="Times New Roman" w:hint="eastAsia"/>
            <w:color w:val="242021"/>
            <w:szCs w:val="24"/>
          </w:rPr>
          <w:t>数据进行了自适应直方图均衡</w:t>
        </w:r>
      </w:ins>
      <w:ins w:id="321" w:author="田 恒" w:date="2021-12-23T11:15:00Z">
        <w:r w:rsidR="00224079">
          <w:rPr>
            <w:rFonts w:cs="Times New Roman" w:hint="eastAsia"/>
            <w:color w:val="242021"/>
            <w:szCs w:val="24"/>
          </w:rPr>
          <w:t>（</w:t>
        </w:r>
        <w:r w:rsidR="00224079">
          <w:rPr>
            <w:rFonts w:cs="Times New Roman" w:hint="eastAsia"/>
            <w:color w:val="242021"/>
            <w:szCs w:val="24"/>
          </w:rPr>
          <w:t>AHE</w:t>
        </w:r>
        <w:r w:rsidR="00224079">
          <w:rPr>
            <w:rFonts w:cs="Times New Roman" w:hint="eastAsia"/>
            <w:color w:val="242021"/>
            <w:szCs w:val="24"/>
          </w:rPr>
          <w:t>）</w:t>
        </w:r>
      </w:ins>
      <w:r w:rsidR="00580283">
        <w:rPr>
          <w:rFonts w:cs="Times New Roman"/>
          <w:color w:val="242021"/>
          <w:szCs w:val="24"/>
        </w:rPr>
        <w:fldChar w:fldCharType="begin"/>
      </w:r>
      <w:r w:rsidR="00A86E35">
        <w:rPr>
          <w:rFonts w:cs="Times New Roman"/>
          <w:color w:val="242021"/>
          <w:szCs w:val="24"/>
        </w:rPr>
        <w:instrText xml:space="preserve"> ADDIN ZOTERO_ITEM CSL_CITATION {"citationID":"r0ciE2pg","properties":{"formattedCitation":"\\super [10]\\nosupersub{}","plainCitation":"[10]","noteIndex":0},"citationItems":[{"id":239,"uris":["http://zotero.org/users/local/Tdr7t6qq/items/LMJYWKMH"],"uri":["http://zotero.org/users/local/Tdr7t6qq/items/LMJYWKMH"],"itemData":{"id":239,"type":"article-journal","abstract":"Adaptive histogram equalization (ahe) is a contrast enhancement method designed to be broadly applicable and having demonstrated effectiveness. However, slow speed and the overenhancement of noise it produces in relatively homogeneous regions are two problems. We report algorithms designed to overcome these and other concerns. These algorithms include interpolated ahe, to speed up the method on general purpose computers; a version of interpolated ahe designed to run in a few seconds on feedback processors; a version of full ahe designed to run in under one second on custom VLSI hardware; weighted ahe, designed to improve the quality of the result by emphasizing pixels' contribution to the histogram in relation to their nearness to the result pixel; and clipped ahe, designed to overcome the problem of overenhancement of noise contrast. We conclude that clipped ahe should become a method of choice in medical imaging and probably also in other areas of digital imaging, and that clipped ahe can be made adequately fast to be routinely applied in the normal display sequence.","container-title":"Computer Vision, Graphics, and Image Processing","DOI":"10.1016/S0734-189X(87)80186-X","ISSN":"0734-189X","issue":"3","journalAbbreviation":"Computer Vision, Graphics, and Image Processing","language":"en","page":"355-368","source":"ScienceDirect","title":"Adaptive histogram equalization and its variations","volume":"39","author":[{"family":"Pizer","given":"Stephen M."},{"family":"Amburn","given":"E. Philip"},{"family":"Austin","given":"John D."},{"family":"Cromartie","given":"Robert"},{"family":"Geselowitz","given":"Ari"},{"family":"Greer","given":"Trey"},{"family":"Haar Romeny","given":"Bart","non-dropping-particle":"ter"},{"family":"Zimmerman","given":"John B."},{"family":"Zuiderveld","given":"Karel"}],"issued":{"date-parts":[["1987",9,1]]}}}],"schema":"https://github.com/citation-style-language/schema/raw/master/csl-citation.json"} </w:instrText>
      </w:r>
      <w:r w:rsidR="00580283">
        <w:rPr>
          <w:rFonts w:cs="Times New Roman"/>
          <w:color w:val="242021"/>
          <w:szCs w:val="24"/>
        </w:rPr>
        <w:fldChar w:fldCharType="separate"/>
      </w:r>
      <w:r w:rsidR="00A86E35" w:rsidRPr="00A86E35">
        <w:rPr>
          <w:rFonts w:cs="Times New Roman"/>
          <w:kern w:val="0"/>
          <w:szCs w:val="24"/>
          <w:vertAlign w:val="superscript"/>
        </w:rPr>
        <w:t>[10]</w:t>
      </w:r>
      <w:r w:rsidR="00580283">
        <w:rPr>
          <w:rFonts w:cs="Times New Roman"/>
          <w:color w:val="242021"/>
          <w:szCs w:val="24"/>
        </w:rPr>
        <w:fldChar w:fldCharType="end"/>
      </w:r>
      <w:ins w:id="322" w:author="田 恒" w:date="2021-12-23T11:06:00Z">
        <w:r w:rsidR="00F1023D">
          <w:rPr>
            <w:rFonts w:cs="Times New Roman" w:hint="eastAsia"/>
            <w:color w:val="242021"/>
            <w:szCs w:val="24"/>
          </w:rPr>
          <w:t>，</w:t>
        </w:r>
      </w:ins>
      <w:ins w:id="323" w:author="田 恒" w:date="2021-12-23T11:15:00Z">
        <w:r w:rsidR="00224079">
          <w:rPr>
            <w:rFonts w:cs="Times New Roman" w:hint="eastAsia"/>
            <w:color w:val="242021"/>
            <w:szCs w:val="24"/>
          </w:rPr>
          <w:t>近年来不断</w:t>
        </w:r>
      </w:ins>
      <w:ins w:id="324" w:author="田 恒" w:date="2021-12-23T11:16:00Z">
        <w:r w:rsidR="00224079">
          <w:rPr>
            <w:rFonts w:cs="Times New Roman" w:hint="eastAsia"/>
            <w:color w:val="242021"/>
            <w:szCs w:val="24"/>
          </w:rPr>
          <w:t>有人利用</w:t>
        </w:r>
      </w:ins>
      <w:ins w:id="325" w:author="田 恒" w:date="2021-12-23T11:19:00Z">
        <w:r w:rsidR="00A15132">
          <w:rPr>
            <w:rFonts w:cs="Times New Roman" w:hint="eastAsia"/>
            <w:color w:val="242021"/>
            <w:szCs w:val="24"/>
          </w:rPr>
          <w:t>其他的</w:t>
        </w:r>
      </w:ins>
      <w:ins w:id="326" w:author="田 恒" w:date="2021-12-23T11:20:00Z">
        <w:r w:rsidR="00A15132">
          <w:rPr>
            <w:rFonts w:cs="Times New Roman" w:hint="eastAsia"/>
            <w:color w:val="242021"/>
            <w:szCs w:val="24"/>
          </w:rPr>
          <w:t>图像增强方法进行动态色度标定</w:t>
        </w:r>
      </w:ins>
      <w:ins w:id="327" w:author="田 恒" w:date="2021-12-23T11:17:00Z">
        <w:r w:rsidR="00224079">
          <w:rPr>
            <w:rFonts w:cs="Times New Roman" w:hint="eastAsia"/>
            <w:color w:val="242021"/>
            <w:szCs w:val="24"/>
          </w:rPr>
          <w:t>，比如使用</w:t>
        </w:r>
        <w:r w:rsidR="00224079">
          <w:rPr>
            <w:rFonts w:cs="Times New Roman" w:hint="eastAsia"/>
            <w:color w:val="242021"/>
            <w:szCs w:val="24"/>
          </w:rPr>
          <w:t>gamma</w:t>
        </w:r>
        <w:r w:rsidR="00224079">
          <w:rPr>
            <w:rFonts w:cs="Times New Roman" w:hint="eastAsia"/>
            <w:color w:val="242021"/>
            <w:szCs w:val="24"/>
          </w:rPr>
          <w:t>校正方法</w:t>
        </w:r>
      </w:ins>
      <w:r w:rsidR="00224079">
        <w:rPr>
          <w:rFonts w:cs="Times New Roman"/>
          <w:color w:val="242021"/>
          <w:szCs w:val="24"/>
        </w:rPr>
        <w:fldChar w:fldCharType="begin"/>
      </w:r>
      <w:r w:rsidR="00A86E35">
        <w:rPr>
          <w:rFonts w:cs="Times New Roman"/>
          <w:color w:val="242021"/>
          <w:szCs w:val="24"/>
        </w:rPr>
        <w:instrText xml:space="preserve"> ADDIN ZOTERO_ITEM CSL_CITATION {"citationID":"4xGAn2ET","properties":{"formattedCitation":"\\super [11]\\nosupersub{}","plainCitation":"[11]","noteIndex":0},"citationItems":[{"id":260,"uris":["http://zotero.org/users/local/Tdr7t6qq/items/NNHZQGII"],"uri":["http://zotero.org/users/local/Tdr7t6qq/items/NNHZQGII"],"itemData":{"id":260,"type":"article-journal","abstract":"This paper proposes an efficient method to modify histograms and enhance contrast in digital images. Enhancement plays a significant role in digital image processing, computer vision, and pattern recognition. We present an automatic transformation technique that improves the brightness of dimmed images via the gamma correction and probability distribution of luminance pixels. To enhance video, the proposed image-enhancement method uses temporal information regarding the differences between each frame to reduce computational complexity. Experimental results demonstrate that the proposed method produces enhanced images of comparable or higher quality than those produced using previous state-of-the-art methods.","container-title":"IEEE Transactions on Image Processing","DOI":"10.1109/TIP.2012.2226047","ISSN":"1941-0042","issue":"3","note":"event: IEEE Transactions on Image Processing","page":"1032-1041","source":"IEEE Xplore","title":"Efficient Contrast Enhancement Using Adaptive Gamma Correction With Weighting Distribution","volume":"22","author":[{"family":"Huang","given":"Shih-Chia"},{"family":"Cheng","given":"Fan-Chieh"},{"family":"Chiu","given":"Yi-Sheng"}],"issued":{"date-parts":[["2013",3]]}}}],"schema":"https://github.com/citation-style-language/schema/raw/master/csl-citation.json"} </w:instrText>
      </w:r>
      <w:r w:rsidR="00224079">
        <w:rPr>
          <w:rFonts w:cs="Times New Roman"/>
          <w:color w:val="242021"/>
          <w:szCs w:val="24"/>
        </w:rPr>
        <w:fldChar w:fldCharType="separate"/>
      </w:r>
      <w:r w:rsidR="00A86E35" w:rsidRPr="00A86E35">
        <w:rPr>
          <w:rFonts w:cs="Times New Roman"/>
          <w:kern w:val="0"/>
          <w:szCs w:val="24"/>
          <w:vertAlign w:val="superscript"/>
        </w:rPr>
        <w:t>[11]</w:t>
      </w:r>
      <w:r w:rsidR="00224079">
        <w:rPr>
          <w:rFonts w:cs="Times New Roman"/>
          <w:color w:val="242021"/>
          <w:szCs w:val="24"/>
        </w:rPr>
        <w:fldChar w:fldCharType="end"/>
      </w:r>
      <w:ins w:id="328" w:author="田 恒" w:date="2021-12-23T11:18:00Z">
        <w:r w:rsidR="00224079">
          <w:rPr>
            <w:rFonts w:cs="Times New Roman" w:hint="eastAsia"/>
            <w:color w:val="242021"/>
            <w:szCs w:val="24"/>
          </w:rPr>
          <w:t>以及限制限制性自适应直方图均衡（</w:t>
        </w:r>
        <w:r w:rsidR="00224079">
          <w:rPr>
            <w:rFonts w:cs="Times New Roman" w:hint="eastAsia"/>
            <w:color w:val="242021"/>
            <w:szCs w:val="24"/>
          </w:rPr>
          <w:t>CLAHE</w:t>
        </w:r>
        <w:r w:rsidR="00224079">
          <w:rPr>
            <w:rFonts w:cs="Times New Roman" w:hint="eastAsia"/>
            <w:color w:val="242021"/>
            <w:szCs w:val="24"/>
          </w:rPr>
          <w:t>）</w:t>
        </w:r>
      </w:ins>
      <w:r w:rsidR="00224079">
        <w:rPr>
          <w:rFonts w:cs="Times New Roman"/>
          <w:color w:val="242021"/>
          <w:szCs w:val="24"/>
        </w:rPr>
        <w:fldChar w:fldCharType="begin"/>
      </w:r>
      <w:r w:rsidR="00A86E35">
        <w:rPr>
          <w:rFonts w:cs="Times New Roman"/>
          <w:color w:val="242021"/>
          <w:szCs w:val="24"/>
        </w:rPr>
        <w:instrText xml:space="preserve"> ADDIN ZOTERO_ITEM CSL_CITATION {"citationID":"Di179PxB","properties":{"formattedCitation":"\\super [12]\\nosupersub{}","plainCitation":"[12]","noteIndex":0},"citationItems":[{"id":241,"uris":["http://zotero.org/users/local/Tdr7t6qq/items/9ZVQAE4Q"],"uri":["http://zotero.org/users/local/Tdr7t6qq/items/9ZVQAE4Q"],"itemData":{"id":241,"type":"article-journal","abstract":"This study presents a novel image enhancement method in consideration of low contrast and blurred details of ultrasonic well logging images by combining the contrast limited adaptive histogram equalization (CLAHE) with power-law transformation. The red, green, and blue (RGB) color image is first transformed into hue, saturation, and intensity (HSI) space and the CLAHE is applied only to the intensity (or luminance) component (I) of the image. This enhances local details and prevents excess brightness in flat areas and uniform regions while maintaining the chromaticity values of the degraded image. Limitation of the CLAHE technique is that it limits the amplification of contrast by clipping the histogram of every sub-region at a predefined clip-limit. The power-law transformation is then applied to the processed image following the CLAHE processing. This maps a wide range of dark input values into a narrower range of output values, whereas a narrow range of bright input values into a wider range of output values, which further improve the contrast and highlight the local details. Finally, the result is presented as an RGB image. The performance of the proposed technique is compared with histogram equalization and CLAHE methods based on image quality objective measurement tools such as the mean square error (MSE) involving peak signal-to-noise ratio (PSNR), information entropy (IE), and luminance contrast (LC). Experimental results show that the proposed algorithm produces better ultrasonic well logging images than the existing enhancement schemes. The underlying improvement is of great significance for further upgrading the accuracy of sonic imaging logging data interpretation.","container-title":"Cluster Computing","DOI":"10.1007/s10586-017-1692-8","ISSN":"1573-7543","issue":"5","journalAbbreviation":"Cluster Comput","language":"en","page":"12609-12618","source":"Springer Link","title":"An improved algorithm based on CLAHE for ultrasonic well logging image enhancement","volume":"22","author":[{"family":"Fu","given":"Qingqing"},{"family":"Celenk","given":"Mehmet"},{"family":"Wu","given":"Aiping"}],"issued":{"date-parts":[["2019",9,1]]}}}],"schema":"https://github.com/citation-style-language/schema/raw/master/csl-citation.json"} </w:instrText>
      </w:r>
      <w:r w:rsidR="00224079">
        <w:rPr>
          <w:rFonts w:cs="Times New Roman"/>
          <w:color w:val="242021"/>
          <w:szCs w:val="24"/>
        </w:rPr>
        <w:fldChar w:fldCharType="separate"/>
      </w:r>
      <w:r w:rsidR="00A86E35" w:rsidRPr="00A86E35">
        <w:rPr>
          <w:rFonts w:cs="Times New Roman"/>
          <w:kern w:val="0"/>
          <w:szCs w:val="24"/>
          <w:vertAlign w:val="superscript"/>
        </w:rPr>
        <w:t>[12]</w:t>
      </w:r>
      <w:r w:rsidR="00224079">
        <w:rPr>
          <w:rFonts w:cs="Times New Roman"/>
          <w:color w:val="242021"/>
          <w:szCs w:val="24"/>
        </w:rPr>
        <w:fldChar w:fldCharType="end"/>
      </w:r>
      <w:ins w:id="329" w:author="田 恒" w:date="2021-12-23T11:18:00Z">
        <w:r w:rsidR="00A15132">
          <w:rPr>
            <w:rFonts w:cs="Times New Roman" w:hint="eastAsia"/>
            <w:color w:val="242021"/>
            <w:szCs w:val="24"/>
          </w:rPr>
          <w:t>。</w:t>
        </w:r>
      </w:ins>
      <w:r w:rsidRPr="00EC6609">
        <w:rPr>
          <w:rFonts w:cs="Times New Roman"/>
          <w:color w:val="242021"/>
          <w:szCs w:val="24"/>
          <w:rPrChange w:id="330" w:author="刘军涛" w:date="2021-12-22T16:41:00Z">
            <w:rPr>
              <w:rFonts w:ascii="宋体" w:hAnsi="宋体"/>
              <w:color w:val="242021"/>
              <w:sz w:val="20"/>
              <w:szCs w:val="20"/>
            </w:rPr>
          </w:rPrChange>
        </w:rPr>
        <w:t>动态色度标定</w:t>
      </w:r>
      <w:ins w:id="331" w:author="田 恒" w:date="2021-12-23T11:18:00Z">
        <w:r w:rsidR="00A15132">
          <w:rPr>
            <w:rFonts w:cs="Times New Roman" w:hint="eastAsia"/>
            <w:color w:val="242021"/>
            <w:szCs w:val="24"/>
          </w:rPr>
          <w:t>及其改进</w:t>
        </w:r>
      </w:ins>
      <w:ins w:id="332" w:author="田 恒" w:date="2021-12-23T11:19:00Z">
        <w:r w:rsidR="00A15132">
          <w:rPr>
            <w:rFonts w:cs="Times New Roman" w:hint="eastAsia"/>
            <w:color w:val="242021"/>
            <w:szCs w:val="24"/>
          </w:rPr>
          <w:t>方法</w:t>
        </w:r>
      </w:ins>
      <w:r w:rsidRPr="00EC6609">
        <w:rPr>
          <w:rFonts w:cs="Times New Roman"/>
          <w:color w:val="242021"/>
          <w:szCs w:val="24"/>
          <w:rPrChange w:id="333" w:author="刘军涛" w:date="2021-12-22T16:41:00Z">
            <w:rPr>
              <w:rFonts w:ascii="宋体" w:hAnsi="宋体"/>
              <w:color w:val="242021"/>
              <w:sz w:val="20"/>
              <w:szCs w:val="20"/>
            </w:rPr>
          </w:rPrChange>
        </w:rPr>
        <w:t>在提取局部化特征信息已经得到了广泛的运用，然而动态色度标定过程中，窗口边缘生成的</w:t>
      </w:r>
      <w:del w:id="334" w:author="田 恒" w:date="2021-12-23T10:41:00Z">
        <w:r w:rsidRPr="00EC6609" w:rsidDel="007F0EAE">
          <w:rPr>
            <w:rFonts w:cs="Times New Roman"/>
            <w:color w:val="242021"/>
            <w:szCs w:val="24"/>
            <w:rPrChange w:id="335" w:author="刘军涛" w:date="2021-12-22T16:41:00Z">
              <w:rPr>
                <w:rFonts w:ascii="宋体" w:hAnsi="宋体"/>
                <w:color w:val="242021"/>
                <w:sz w:val="20"/>
                <w:szCs w:val="20"/>
              </w:rPr>
            </w:rPrChange>
          </w:rPr>
          <w:delText>断层</w:delText>
        </w:r>
      </w:del>
      <w:ins w:id="336" w:author="田 恒" w:date="2021-12-23T10:41:00Z">
        <w:r w:rsidR="007F0EAE">
          <w:rPr>
            <w:rFonts w:cs="Times New Roman" w:hint="eastAsia"/>
            <w:color w:val="242021"/>
            <w:szCs w:val="24"/>
          </w:rPr>
          <w:t>台阶</w:t>
        </w:r>
      </w:ins>
      <w:r w:rsidRPr="00EC6609">
        <w:rPr>
          <w:rFonts w:cs="Times New Roman"/>
          <w:color w:val="242021"/>
          <w:szCs w:val="24"/>
          <w:rPrChange w:id="337" w:author="刘军涛" w:date="2021-12-22T16:41:00Z">
            <w:rPr>
              <w:rFonts w:ascii="宋体" w:hAnsi="宋体"/>
              <w:color w:val="242021"/>
              <w:sz w:val="20"/>
              <w:szCs w:val="20"/>
            </w:rPr>
          </w:rPrChange>
        </w:rPr>
        <w:t>对于识别地层、缝隙等信息会产生相当的干扰，使窗口边缘的数据难以得到较好的解释。</w:t>
      </w:r>
    </w:p>
    <w:p w14:paraId="6C2F9713" w14:textId="0E399872" w:rsidR="00F56470" w:rsidRPr="00EC6609" w:rsidRDefault="00D02C06">
      <w:pPr>
        <w:widowControl/>
        <w:spacing w:before="100" w:beforeAutospacing="1" w:after="100" w:afterAutospacing="1"/>
        <w:ind w:firstLineChars="200" w:firstLine="480"/>
        <w:rPr>
          <w:ins w:id="338" w:author="刘军涛" w:date="2021-12-19T20:25:00Z"/>
          <w:rFonts w:cs="Times New Roman"/>
          <w:color w:val="242021"/>
          <w:szCs w:val="24"/>
          <w:rPrChange w:id="339" w:author="刘军涛" w:date="2021-12-22T16:41:00Z">
            <w:rPr>
              <w:ins w:id="340" w:author="刘军涛" w:date="2021-12-19T20:25:00Z"/>
              <w:rFonts w:ascii="宋体" w:hAnsi="宋体"/>
              <w:color w:val="242021"/>
              <w:sz w:val="20"/>
              <w:szCs w:val="20"/>
            </w:rPr>
          </w:rPrChange>
        </w:rPr>
        <w:pPrChange w:id="341" w:author="刘军涛" w:date="2021-12-22T16:37:00Z">
          <w:pPr>
            <w:widowControl/>
            <w:spacing w:before="100" w:beforeAutospacing="1" w:after="100" w:afterAutospacing="1" w:line="293" w:lineRule="atLeast"/>
            <w:ind w:firstLine="420"/>
            <w:jc w:val="left"/>
          </w:pPr>
        </w:pPrChange>
      </w:pPr>
      <w:ins w:id="342" w:author="刘军涛" w:date="2021-12-19T20:26:00Z">
        <w:r w:rsidRPr="00EC6609">
          <w:rPr>
            <w:rFonts w:cs="Times New Roman" w:hint="eastAsia"/>
            <w:color w:val="242021"/>
            <w:szCs w:val="24"/>
            <w:rPrChange w:id="343" w:author="刘军涛" w:date="2021-12-22T16:41:00Z">
              <w:rPr>
                <w:rFonts w:ascii="宋体" w:hAnsi="宋体" w:hint="eastAsia"/>
                <w:color w:val="242021"/>
                <w:sz w:val="20"/>
                <w:szCs w:val="20"/>
              </w:rPr>
            </w:rPrChange>
          </w:rPr>
          <w:t>本文</w:t>
        </w:r>
      </w:ins>
      <w:del w:id="344" w:author="刘军涛" w:date="2021-12-19T20:26:00Z">
        <w:r w:rsidR="00F56470" w:rsidRPr="00EC6609" w:rsidDel="00D02C06">
          <w:rPr>
            <w:rFonts w:cs="Times New Roman"/>
            <w:color w:val="242021"/>
            <w:szCs w:val="24"/>
            <w:rPrChange w:id="345" w:author="刘军涛" w:date="2021-12-22T16:41:00Z">
              <w:rPr>
                <w:rFonts w:ascii="宋体" w:hAnsi="宋体"/>
                <w:color w:val="242021"/>
                <w:sz w:val="20"/>
                <w:szCs w:val="20"/>
              </w:rPr>
            </w:rPrChange>
          </w:rPr>
          <w:delText>这里</w:delText>
        </w:r>
      </w:del>
      <w:r w:rsidR="00F56470" w:rsidRPr="00EC6609">
        <w:rPr>
          <w:rFonts w:cs="Times New Roman"/>
          <w:color w:val="242021"/>
          <w:szCs w:val="24"/>
          <w:rPrChange w:id="346" w:author="刘军涛" w:date="2021-12-22T16:41:00Z">
            <w:rPr>
              <w:rFonts w:ascii="宋体" w:hAnsi="宋体"/>
              <w:color w:val="242021"/>
              <w:sz w:val="20"/>
              <w:szCs w:val="20"/>
            </w:rPr>
          </w:rPrChange>
        </w:rPr>
        <w:t>提出</w:t>
      </w:r>
      <w:del w:id="347" w:author="刘军涛" w:date="2021-12-22T17:24:00Z">
        <w:r w:rsidR="00F56470" w:rsidRPr="00EC6609" w:rsidDel="003C4A7A">
          <w:rPr>
            <w:rFonts w:cs="Times New Roman"/>
            <w:color w:val="242021"/>
            <w:szCs w:val="24"/>
            <w:rPrChange w:id="348" w:author="刘军涛" w:date="2021-12-22T16:41:00Z">
              <w:rPr>
                <w:rFonts w:ascii="宋体" w:hAnsi="宋体"/>
                <w:color w:val="242021"/>
                <w:sz w:val="20"/>
                <w:szCs w:val="20"/>
              </w:rPr>
            </w:rPrChange>
          </w:rPr>
          <w:delText>并测试了</w:delText>
        </w:r>
      </w:del>
      <w:r w:rsidR="00F56470" w:rsidRPr="00EC6609">
        <w:rPr>
          <w:rFonts w:cs="Times New Roman"/>
          <w:color w:val="242021"/>
          <w:szCs w:val="24"/>
          <w:rPrChange w:id="349" w:author="刘军涛" w:date="2021-12-22T16:41:00Z">
            <w:rPr>
              <w:rFonts w:ascii="宋体" w:hAnsi="宋体"/>
              <w:color w:val="242021"/>
              <w:sz w:val="20"/>
              <w:szCs w:val="20"/>
            </w:rPr>
          </w:rPrChange>
        </w:rPr>
        <w:t>几种动态色度标定的改进方案，以消除窗口边缘的</w:t>
      </w:r>
      <w:del w:id="350" w:author="田 恒" w:date="2021-12-23T10:41:00Z">
        <w:r w:rsidR="00F56470" w:rsidRPr="00EC6609" w:rsidDel="007F0EAE">
          <w:rPr>
            <w:rFonts w:cs="Times New Roman"/>
            <w:color w:val="242021"/>
            <w:szCs w:val="24"/>
            <w:rPrChange w:id="351" w:author="刘军涛" w:date="2021-12-22T16:41:00Z">
              <w:rPr>
                <w:rFonts w:ascii="宋体" w:hAnsi="宋体"/>
                <w:color w:val="242021"/>
                <w:sz w:val="20"/>
                <w:szCs w:val="20"/>
              </w:rPr>
            </w:rPrChange>
          </w:rPr>
          <w:delText>断层</w:delText>
        </w:r>
      </w:del>
      <w:ins w:id="352" w:author="田 恒" w:date="2021-12-23T10:41:00Z">
        <w:r w:rsidR="007F0EAE">
          <w:rPr>
            <w:rFonts w:cs="Times New Roman" w:hint="eastAsia"/>
            <w:color w:val="242021"/>
            <w:szCs w:val="24"/>
          </w:rPr>
          <w:t>台阶</w:t>
        </w:r>
      </w:ins>
      <w:r w:rsidR="00F56470" w:rsidRPr="00EC6609">
        <w:rPr>
          <w:rFonts w:cs="Times New Roman"/>
          <w:color w:val="242021"/>
          <w:szCs w:val="24"/>
          <w:rPrChange w:id="353" w:author="刘军涛" w:date="2021-12-22T16:41:00Z">
            <w:rPr>
              <w:rFonts w:ascii="宋体" w:hAnsi="宋体"/>
              <w:color w:val="242021"/>
              <w:sz w:val="20"/>
              <w:szCs w:val="20"/>
            </w:rPr>
          </w:rPrChange>
        </w:rPr>
        <w:t>影响，使动态色度标定后的方位图像的可解释性和精确度更高，从而提升数据的利用率和提高数据的解释精度。</w:t>
      </w:r>
    </w:p>
    <w:p w14:paraId="2475F348" w14:textId="05517479" w:rsidR="002F4833" w:rsidRPr="00A325D7" w:rsidRDefault="00F56470">
      <w:pPr>
        <w:pStyle w:val="1"/>
        <w:spacing w:before="156" w:after="156"/>
        <w:rPr>
          <w:rFonts w:cs="Times New Roman"/>
        </w:rPr>
        <w:pPrChange w:id="354" w:author="刘军涛" w:date="2021-12-22T16:37:00Z">
          <w:pPr>
            <w:widowControl/>
            <w:spacing w:before="100" w:beforeAutospacing="1" w:after="100" w:afterAutospacing="1" w:line="293" w:lineRule="atLeast"/>
            <w:ind w:firstLine="420"/>
            <w:jc w:val="left"/>
          </w:pPr>
        </w:pPrChange>
      </w:pPr>
      <w:r w:rsidRPr="00A325D7">
        <w:rPr>
          <w:rFonts w:cs="Times New Roman"/>
        </w:rPr>
        <w:lastRenderedPageBreak/>
        <w:t>1</w:t>
      </w:r>
      <w:r w:rsidR="002F4833" w:rsidRPr="00A325D7">
        <w:rPr>
          <w:rFonts w:cs="Times New Roman" w:hint="eastAsia"/>
        </w:rPr>
        <w:t>经典色度标定方法</w:t>
      </w:r>
    </w:p>
    <w:p w14:paraId="20EDE761" w14:textId="04233F46" w:rsidR="00127B85" w:rsidRPr="00EC6609" w:rsidRDefault="00127B85">
      <w:pPr>
        <w:pStyle w:val="2"/>
        <w:spacing w:before="156" w:after="156"/>
        <w:rPr>
          <w:rFonts w:cs="Times New Roman"/>
          <w:bCs w:val="0"/>
          <w:rPrChange w:id="355" w:author="刘军涛" w:date="2021-12-22T16:41:00Z">
            <w:rPr>
              <w:b/>
              <w:bCs/>
            </w:rPr>
          </w:rPrChange>
        </w:rPr>
        <w:pPrChange w:id="356" w:author="刘军涛" w:date="2021-12-22T16:38:00Z">
          <w:pPr>
            <w:widowControl/>
            <w:spacing w:line="270" w:lineRule="atLeast"/>
            <w:jc w:val="left"/>
          </w:pPr>
        </w:pPrChange>
      </w:pPr>
      <w:r w:rsidRPr="00A325D7">
        <w:rPr>
          <w:rFonts w:cs="Times New Roman"/>
        </w:rPr>
        <w:t>1.1</w:t>
      </w:r>
      <w:ins w:id="357" w:author="刘军涛" w:date="2021-12-22T16:37:00Z">
        <w:r w:rsidR="0013091E" w:rsidRPr="00A325D7">
          <w:rPr>
            <w:rFonts w:cs="Times New Roman"/>
          </w:rPr>
          <w:t xml:space="preserve"> </w:t>
        </w:r>
      </w:ins>
      <w:del w:id="358" w:author="刘军涛" w:date="2021-12-22T16:37:00Z">
        <w:r w:rsidRPr="00A325D7" w:rsidDel="0013091E">
          <w:rPr>
            <w:rFonts w:cs="Times New Roman"/>
          </w:rPr>
          <w:delText> </w:delText>
        </w:r>
      </w:del>
      <w:r w:rsidRPr="00A325D7">
        <w:rPr>
          <w:rFonts w:cs="Times New Roman" w:hint="eastAsia"/>
        </w:rPr>
        <w:t>数据预处理</w:t>
      </w:r>
    </w:p>
    <w:p w14:paraId="206CD448" w14:textId="0F7E9D0B" w:rsidR="00127B85" w:rsidRPr="00EC6609" w:rsidRDefault="00127B85">
      <w:pPr>
        <w:widowControl/>
        <w:spacing w:before="100" w:beforeAutospacing="1" w:after="100" w:afterAutospacing="1"/>
        <w:ind w:firstLineChars="200" w:firstLine="480"/>
        <w:rPr>
          <w:rFonts w:cs="Times New Roman" w:hint="eastAsia"/>
          <w:kern w:val="0"/>
          <w:szCs w:val="24"/>
          <w:rPrChange w:id="359" w:author="刘军涛" w:date="2021-12-22T16:41:00Z">
            <w:rPr>
              <w:rFonts w:ascii="����" w:hAnsi="����" w:cs="宋体" w:hint="eastAsia"/>
              <w:kern w:val="0"/>
              <w:sz w:val="27"/>
              <w:szCs w:val="27"/>
            </w:rPr>
          </w:rPrChange>
        </w:rPr>
        <w:pPrChange w:id="360" w:author="刘军涛" w:date="2021-12-22T16:38:00Z">
          <w:pPr>
            <w:widowControl/>
            <w:spacing w:before="100" w:beforeAutospacing="1" w:after="100" w:afterAutospacing="1" w:line="293" w:lineRule="atLeast"/>
            <w:ind w:firstLine="420"/>
            <w:jc w:val="left"/>
          </w:pPr>
        </w:pPrChange>
      </w:pPr>
      <w:r w:rsidRPr="00EC6609">
        <w:rPr>
          <w:rFonts w:cs="Times New Roman" w:hint="eastAsia"/>
          <w:color w:val="242021"/>
          <w:szCs w:val="24"/>
          <w:rPrChange w:id="361" w:author="刘军涛" w:date="2021-12-22T16:41:00Z">
            <w:rPr>
              <w:rFonts w:ascii="宋体" w:hAnsi="宋体" w:hint="eastAsia"/>
              <w:color w:val="242021"/>
              <w:sz w:val="20"/>
              <w:szCs w:val="20"/>
            </w:rPr>
          </w:rPrChange>
        </w:rPr>
        <w:t>从仪器中得到的原始数据一般并不直接进行色度标定处理，而是先通过滤波平滑和方位插值操作处理之后再进行色度标定</w:t>
      </w:r>
      <w:r w:rsidR="003B3D3D" w:rsidRPr="00EC6609">
        <w:rPr>
          <w:rFonts w:cs="Times New Roman"/>
          <w:color w:val="242021"/>
          <w:szCs w:val="24"/>
          <w:vertAlign w:val="superscript"/>
          <w:rPrChange w:id="362" w:author="刘军涛" w:date="2021-12-22T16:41:00Z">
            <w:rPr>
              <w:rFonts w:ascii="宋体" w:hAnsi="宋体"/>
              <w:color w:val="242021"/>
              <w:sz w:val="20"/>
              <w:szCs w:val="20"/>
            </w:rPr>
          </w:rPrChange>
        </w:rPr>
        <w:fldChar w:fldCharType="begin"/>
      </w:r>
      <w:r w:rsidR="00A86E35">
        <w:rPr>
          <w:rFonts w:cs="Times New Roman"/>
          <w:color w:val="242021"/>
          <w:szCs w:val="24"/>
          <w:vertAlign w:val="superscript"/>
        </w:rPr>
        <w:instrText xml:space="preserve"> ADDIN ZOTERO_ITEM CSL_CITATION {"citationID":"lR41goTK","properties":{"formattedCitation":"\\super [9]\\nosupersub{}","plainCitation":"[9]","noteIndex":0},"citationItems":[{"id":106,"uris":["http://zotero.org/users/local/Tdr7t6qq/items/GG83ATMR"],"uri":[</w:instrText>
      </w:r>
      <w:r w:rsidR="00A86E35">
        <w:rPr>
          <w:rFonts w:cs="Times New Roman" w:hint="eastAsia"/>
          <w:color w:val="242021"/>
          <w:szCs w:val="24"/>
          <w:vertAlign w:val="superscript"/>
        </w:rPr>
        <w:instrText>"http://zotero.org/users/local/Tdr7t6qq/items/GG83ATMR"],"itemData":{"id":106,"type":"article-journal","abstract":"</w:instrText>
      </w:r>
      <w:r w:rsidR="00A86E35">
        <w:rPr>
          <w:rFonts w:cs="Times New Roman" w:hint="eastAsia"/>
          <w:color w:val="242021"/>
          <w:szCs w:val="24"/>
          <w:vertAlign w:val="superscript"/>
        </w:rPr>
        <w:instrText>利用随钻方位伽马曲线和伽马图像可以更准确地确定储集层边界的位置</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进而更好地指导水平井地质导向施工。介绍了方位伽马仪器结构及测量原理</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针对随钻伽马测井存在井周测量数据少、扇区数据相关性高的特点</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通过插值处理得到井周连续变化的伽马数据</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优选</w:instrText>
      </w:r>
      <w:r w:rsidR="00A86E35">
        <w:rPr>
          <w:rFonts w:cs="Times New Roman" w:hint="eastAsia"/>
          <w:color w:val="242021"/>
          <w:szCs w:val="24"/>
          <w:vertAlign w:val="superscript"/>
        </w:rPr>
        <w:instrText>RGB</w:instrText>
      </w:r>
      <w:r w:rsidR="00A86E35">
        <w:rPr>
          <w:rFonts w:cs="Times New Roman" w:hint="eastAsia"/>
          <w:color w:val="242021"/>
          <w:szCs w:val="24"/>
          <w:vertAlign w:val="superscript"/>
        </w:rPr>
        <w:instrText>与</w:instrText>
      </w:r>
      <w:r w:rsidR="00A86E35">
        <w:rPr>
          <w:rFonts w:cs="Times New Roman" w:hint="eastAsia"/>
          <w:color w:val="242021"/>
          <w:szCs w:val="24"/>
          <w:vertAlign w:val="superscript"/>
        </w:rPr>
        <w:instrText>HSI</w:instrText>
      </w:r>
      <w:r w:rsidR="00A86E35">
        <w:rPr>
          <w:rFonts w:cs="Times New Roman" w:hint="eastAsia"/>
          <w:color w:val="242021"/>
          <w:szCs w:val="24"/>
          <w:vertAlign w:val="superscript"/>
        </w:rPr>
        <w:instrText>颜色空间转换方法和特定色谱的静、动态色度映射方法</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使得伽马图像更加符合地质图像特点。通过现场随钻测井资料处理</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获得了效果较好的伽马成像测井图像</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对地层特征的观察和识别更加清晰</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降低了打穿油层的风险。</w:instrText>
      </w:r>
      <w:r w:rsidR="00A86E35">
        <w:rPr>
          <w:rFonts w:cs="Times New Roman" w:hint="eastAsia"/>
          <w:color w:val="242021"/>
          <w:szCs w:val="24"/>
          <w:vertAlign w:val="superscript"/>
        </w:rPr>
        <w:instrText>","container-title":"</w:instrText>
      </w:r>
      <w:r w:rsidR="00A86E35">
        <w:rPr>
          <w:rFonts w:cs="Times New Roman" w:hint="eastAsia"/>
          <w:color w:val="242021"/>
          <w:szCs w:val="24"/>
          <w:vertAlign w:val="superscript"/>
        </w:rPr>
        <w:instrText>岩性油气藏</w:instrText>
      </w:r>
      <w:r w:rsidR="00A86E35">
        <w:rPr>
          <w:rFonts w:cs="Times New Roman" w:hint="eastAsia"/>
          <w:color w:val="242021"/>
          <w:szCs w:val="24"/>
          <w:vertAlign w:val="superscript"/>
        </w:rPr>
        <w:instrText>","ISSN":"1673-8926","issue":"01","language":"</w:instrText>
      </w:r>
      <w:r w:rsidR="00A86E35">
        <w:rPr>
          <w:rFonts w:cs="Times New Roman" w:hint="eastAsia"/>
          <w:color w:val="242021"/>
          <w:szCs w:val="24"/>
          <w:vertAlign w:val="superscript"/>
        </w:rPr>
        <w:instrText>中文</w:instrText>
      </w:r>
      <w:r w:rsidR="00A86E35">
        <w:rPr>
          <w:rFonts w:cs="Times New Roman" w:hint="eastAsia"/>
          <w:color w:val="242021"/>
          <w:szCs w:val="24"/>
          <w:vertAlign w:val="superscript"/>
        </w:rPr>
        <w:instrText>;","page":"110-115","source":"CNKI","title":"</w:instrText>
      </w:r>
      <w:r w:rsidR="00A86E35">
        <w:rPr>
          <w:rFonts w:cs="Times New Roman" w:hint="eastAsia"/>
          <w:color w:val="242021"/>
          <w:szCs w:val="24"/>
          <w:vertAlign w:val="superscript"/>
        </w:rPr>
        <w:instrText>随钻方位伽马数据成像处理方法</w:instrText>
      </w:r>
      <w:r w:rsidR="00A86E35">
        <w:rPr>
          <w:rFonts w:cs="Times New Roman" w:hint="eastAsia"/>
          <w:color w:val="242021"/>
          <w:szCs w:val="24"/>
          <w:vertAlign w:val="superscript"/>
        </w:rPr>
        <w:instrText>","volume":"29","author":[{"family":"</w:instrText>
      </w:r>
      <w:r w:rsidR="00A86E35">
        <w:rPr>
          <w:rFonts w:cs="Times New Roman" w:hint="eastAsia"/>
          <w:color w:val="242021"/>
          <w:szCs w:val="24"/>
          <w:vertAlign w:val="superscript"/>
        </w:rPr>
        <w:instrText>唐</w:instrText>
      </w:r>
      <w:r w:rsidR="00A86E35">
        <w:rPr>
          <w:rFonts w:cs="Times New Roman" w:hint="eastAsia"/>
          <w:color w:val="242021"/>
          <w:szCs w:val="24"/>
          <w:vertAlign w:val="superscript"/>
        </w:rPr>
        <w:instrText>","given":"</w:instrText>
      </w:r>
      <w:r w:rsidR="00A86E35">
        <w:rPr>
          <w:rFonts w:cs="Times New Roman" w:hint="eastAsia"/>
          <w:color w:val="242021"/>
          <w:szCs w:val="24"/>
          <w:vertAlign w:val="superscript"/>
        </w:rPr>
        <w:instrText>海全</w:instrText>
      </w:r>
      <w:r w:rsidR="00A86E35">
        <w:rPr>
          <w:rFonts w:cs="Times New Roman" w:hint="eastAsia"/>
          <w:color w:val="242021"/>
          <w:szCs w:val="24"/>
          <w:vertAlign w:val="superscript"/>
        </w:rPr>
        <w:instrText xml:space="preserve">"}],"issued":{"date-parts":[["2017"]]}}}],"schema":"https://github.com/citation-style-language/schema/raw/master/csl-citation.json"} </w:instrText>
      </w:r>
      <w:r w:rsidR="003B3D3D" w:rsidRPr="00EC6609">
        <w:rPr>
          <w:rFonts w:cs="Times New Roman"/>
          <w:color w:val="242021"/>
          <w:szCs w:val="24"/>
          <w:vertAlign w:val="superscript"/>
          <w:rPrChange w:id="363" w:author="刘军涛" w:date="2021-12-22T16:41:00Z">
            <w:rPr>
              <w:rFonts w:ascii="宋体" w:hAnsi="宋体"/>
              <w:color w:val="242021"/>
              <w:sz w:val="20"/>
              <w:szCs w:val="20"/>
            </w:rPr>
          </w:rPrChange>
        </w:rPr>
        <w:fldChar w:fldCharType="separate"/>
      </w:r>
      <w:r w:rsidR="00A86E35" w:rsidRPr="00A86E35">
        <w:rPr>
          <w:rFonts w:cs="Times New Roman"/>
          <w:kern w:val="0"/>
          <w:szCs w:val="24"/>
          <w:vertAlign w:val="superscript"/>
        </w:rPr>
        <w:t>[9]</w:t>
      </w:r>
      <w:r w:rsidR="003B3D3D" w:rsidRPr="00EC6609">
        <w:rPr>
          <w:rFonts w:cs="Times New Roman"/>
          <w:color w:val="242021"/>
          <w:szCs w:val="24"/>
          <w:vertAlign w:val="superscript"/>
          <w:rPrChange w:id="364" w:author="刘军涛" w:date="2021-12-22T16:41:00Z">
            <w:rPr>
              <w:rFonts w:ascii="宋体" w:hAnsi="宋体"/>
              <w:color w:val="242021"/>
              <w:sz w:val="20"/>
              <w:szCs w:val="20"/>
            </w:rPr>
          </w:rPrChange>
        </w:rPr>
        <w:fldChar w:fldCharType="end"/>
      </w:r>
      <w:r w:rsidRPr="00EC6609">
        <w:rPr>
          <w:rFonts w:cs="Times New Roman" w:hint="eastAsia"/>
          <w:color w:val="242021"/>
          <w:szCs w:val="24"/>
          <w:rPrChange w:id="365" w:author="刘军涛" w:date="2021-12-22T16:41:00Z">
            <w:rPr>
              <w:rFonts w:ascii="宋体" w:hAnsi="宋体" w:hint="eastAsia"/>
              <w:color w:val="242021"/>
              <w:sz w:val="20"/>
              <w:szCs w:val="20"/>
            </w:rPr>
          </w:rPrChange>
        </w:rPr>
        <w:t>。通过滤波操作对数据进行平滑操作，可以减少噪声的干扰，常用滤波方法有低通滤波、均值滤波、高斯滤波等。方位插值方法可以对数据在角度方位增加数据量，是增加角度方向图像分辨率的常用手段。</w:t>
      </w:r>
    </w:p>
    <w:p w14:paraId="74AB0513" w14:textId="33C4B857" w:rsidR="002F4833" w:rsidRPr="00A325D7" w:rsidRDefault="00127B85">
      <w:pPr>
        <w:pStyle w:val="2"/>
        <w:spacing w:before="156" w:after="156"/>
        <w:rPr>
          <w:rFonts w:cs="Times New Roman"/>
        </w:rPr>
        <w:pPrChange w:id="366" w:author="刘军涛" w:date="2021-12-22T16:38:00Z">
          <w:pPr>
            <w:widowControl/>
            <w:spacing w:line="270" w:lineRule="atLeast"/>
            <w:jc w:val="left"/>
          </w:pPr>
        </w:pPrChange>
      </w:pPr>
      <w:r w:rsidRPr="00A325D7">
        <w:rPr>
          <w:rFonts w:cs="Times New Roman"/>
        </w:rPr>
        <w:t>1</w:t>
      </w:r>
      <w:r w:rsidR="002F4833" w:rsidRPr="00A325D7">
        <w:rPr>
          <w:rFonts w:cs="Times New Roman"/>
        </w:rPr>
        <w:t>.</w:t>
      </w:r>
      <w:r w:rsidRPr="00A325D7">
        <w:rPr>
          <w:rFonts w:cs="Times New Roman"/>
        </w:rPr>
        <w:t>2</w:t>
      </w:r>
      <w:ins w:id="367" w:author="刘军涛" w:date="2021-12-22T16:38:00Z">
        <w:r w:rsidR="00D65002" w:rsidRPr="00A325D7">
          <w:rPr>
            <w:rFonts w:cs="Times New Roman"/>
          </w:rPr>
          <w:t xml:space="preserve"> </w:t>
        </w:r>
      </w:ins>
      <w:del w:id="368" w:author="刘军涛" w:date="2021-12-22T16:38:00Z">
        <w:r w:rsidR="002F4833" w:rsidRPr="00A325D7" w:rsidDel="00D65002">
          <w:rPr>
            <w:rFonts w:cs="Times New Roman"/>
          </w:rPr>
          <w:delText> </w:delText>
        </w:r>
      </w:del>
      <w:r w:rsidR="002F4833" w:rsidRPr="00A325D7">
        <w:rPr>
          <w:rFonts w:cs="Times New Roman" w:hint="eastAsia"/>
        </w:rPr>
        <w:t>静态色度标定</w:t>
      </w:r>
    </w:p>
    <w:p w14:paraId="6DB6A53C" w14:textId="29477E25" w:rsidR="002F4833" w:rsidRPr="00A325D7" w:rsidRDefault="002F4833">
      <w:pPr>
        <w:ind w:firstLineChars="200" w:firstLine="480"/>
        <w:rPr>
          <w:rFonts w:cs="Times New Roman"/>
        </w:rPr>
        <w:pPrChange w:id="369" w:author="刘军涛" w:date="2021-12-22T16:39:00Z">
          <w:pPr>
            <w:widowControl/>
            <w:spacing w:line="270" w:lineRule="atLeast"/>
            <w:ind w:firstLine="405"/>
            <w:jc w:val="left"/>
          </w:pPr>
        </w:pPrChange>
      </w:pPr>
      <w:r w:rsidRPr="00A325D7">
        <w:rPr>
          <w:rFonts w:cs="Times New Roman" w:hint="eastAsia"/>
        </w:rPr>
        <w:t>在测井成像时，需要将测井数据转换成色标值在计算机上显示，由此色度标定测井成像中非常关键的环节。静态色度标定</w:t>
      </w:r>
      <w:r w:rsidR="00211CE0" w:rsidRPr="00EC6609">
        <w:rPr>
          <w:rFonts w:cs="Times New Roman" w:hint="eastAsia"/>
          <w:vertAlign w:val="superscript"/>
          <w:rPrChange w:id="370" w:author="刘军涛" w:date="2021-12-22T16:41:00Z">
            <w:rPr>
              <w:rFonts w:hint="eastAsia"/>
            </w:rPr>
          </w:rPrChange>
        </w:rPr>
        <w:fldChar w:fldCharType="begin"/>
      </w:r>
      <w:r w:rsidR="00A86E35">
        <w:rPr>
          <w:rFonts w:cs="Times New Roman"/>
          <w:vertAlign w:val="superscript"/>
        </w:rPr>
        <w:instrText xml:space="preserve"> ADDIN ZOTERO_ITEM CSL_CITATION {"citationID":"DYmbxNfX","properties":{"formattedCitation":"\\super [13]\\nosupersub{}","plainCitation":"[13]","noteIndex":0},"citationItems":[{"id":273,"uris":["http://zotero.org/users/local/Tdr7t6qq/items/5TLCSXP6"],"uri"</w:instrText>
      </w:r>
      <w:r w:rsidR="00A86E35">
        <w:rPr>
          <w:rFonts w:cs="Times New Roman" w:hint="eastAsia"/>
          <w:vertAlign w:val="superscript"/>
        </w:rPr>
        <w:instrText>:["http://zotero.org/users/local/Tdr7t6qq/items/5TLCSXP6"],"itemData":{"id":273,"type":"thesis","abstract":"</w:instrText>
      </w:r>
      <w:r w:rsidR="00A86E35">
        <w:rPr>
          <w:rFonts w:cs="Times New Roman" w:hint="eastAsia"/>
          <w:vertAlign w:val="superscript"/>
        </w:rPr>
        <w:instrText>随着油气勘探程度的提高</w:instrText>
      </w:r>
      <w:r w:rsidR="00A86E35">
        <w:rPr>
          <w:rFonts w:cs="Times New Roman" w:hint="eastAsia"/>
          <w:vertAlign w:val="superscript"/>
        </w:rPr>
        <w:instrText>,</w:instrText>
      </w:r>
      <w:r w:rsidR="00A86E35">
        <w:rPr>
          <w:rFonts w:cs="Times New Roman" w:hint="eastAsia"/>
          <w:vertAlign w:val="superscript"/>
        </w:rPr>
        <w:instrText>成像测井由于其可视性和直观性的特点</w:instrText>
      </w:r>
      <w:r w:rsidR="00A86E35">
        <w:rPr>
          <w:rFonts w:cs="Times New Roman" w:hint="eastAsia"/>
          <w:vertAlign w:val="superscript"/>
        </w:rPr>
        <w:instrText>,</w:instrText>
      </w:r>
      <w:r w:rsidR="00A86E35">
        <w:rPr>
          <w:rFonts w:cs="Times New Roman" w:hint="eastAsia"/>
          <w:vertAlign w:val="superscript"/>
        </w:rPr>
        <w:instrText>在裂缝性储层评价中发挥着愈加重要的作用。针对斯伦贝谢和阿特拉斯的声、电成像测井资料</w:instrText>
      </w:r>
      <w:r w:rsidR="00A86E35">
        <w:rPr>
          <w:rFonts w:cs="Times New Roman" w:hint="eastAsia"/>
          <w:vertAlign w:val="superscript"/>
        </w:rPr>
        <w:instrText>,</w:instrText>
      </w:r>
      <w:r w:rsidR="00A86E35">
        <w:rPr>
          <w:rFonts w:cs="Times New Roman" w:hint="eastAsia"/>
          <w:vertAlign w:val="superscript"/>
        </w:rPr>
        <w:instrText>在完成对成像数据预处理过程研究的基础上</w:instrText>
      </w:r>
      <w:r w:rsidR="00A86E35">
        <w:rPr>
          <w:rFonts w:cs="Times New Roman" w:hint="eastAsia"/>
          <w:vertAlign w:val="superscript"/>
        </w:rPr>
        <w:instrText>,</w:instrText>
      </w:r>
      <w:r w:rsidR="00A86E35">
        <w:rPr>
          <w:rFonts w:cs="Times New Roman" w:hint="eastAsia"/>
          <w:vertAlign w:val="superscript"/>
        </w:rPr>
        <w:instrText>进行了裂缝的识别和裂缝参数的计算</w:instrText>
      </w:r>
      <w:r w:rsidR="00A86E35">
        <w:rPr>
          <w:rFonts w:cs="Times New Roman" w:hint="eastAsia"/>
          <w:vertAlign w:val="superscript"/>
        </w:rPr>
        <w:instrText>,</w:instrText>
      </w:r>
      <w:r w:rsidR="00A86E35">
        <w:rPr>
          <w:rFonts w:cs="Times New Roman" w:hint="eastAsia"/>
          <w:vertAlign w:val="superscript"/>
        </w:rPr>
        <w:instrText>并开发完成了成像测井裂缝识别处理软件</w:instrText>
      </w:r>
      <w:r w:rsidR="00A86E35">
        <w:rPr>
          <w:rFonts w:cs="Times New Roman" w:hint="eastAsia"/>
          <w:vertAlign w:val="superscript"/>
        </w:rPr>
        <w:instrText>,</w:instrText>
      </w:r>
      <w:r w:rsidR="00A86E35">
        <w:rPr>
          <w:rFonts w:cs="Times New Roman" w:hint="eastAsia"/>
          <w:vertAlign w:val="superscript"/>
        </w:rPr>
        <w:instrText>在实际资料处理评价中取得了较好的效果。</w:instrText>
      </w:r>
      <w:r w:rsidR="00A86E35">
        <w:rPr>
          <w:rFonts w:cs="Times New Roman" w:hint="eastAsia"/>
          <w:vertAlign w:val="superscript"/>
        </w:rPr>
        <w:instrText>\n</w:instrText>
      </w:r>
      <w:r w:rsidR="00A86E35">
        <w:rPr>
          <w:rFonts w:cs="Times New Roman" w:hint="eastAsia"/>
          <w:vertAlign w:val="superscript"/>
        </w:rPr>
        <w:instrText>首先论述了声、电成像测井原理、仪器结构以及测井质量影响因素</w:instrText>
      </w:r>
      <w:r w:rsidR="00A86E35">
        <w:rPr>
          <w:rFonts w:cs="Times New Roman" w:hint="eastAsia"/>
          <w:vertAlign w:val="superscript"/>
        </w:rPr>
        <w:instrText>,</w:instrText>
      </w:r>
      <w:r w:rsidR="00A86E35">
        <w:rPr>
          <w:rFonts w:cs="Times New Roman" w:hint="eastAsia"/>
          <w:vertAlign w:val="superscript"/>
        </w:rPr>
        <w:instrText>深入分析了成像测井数据的预处理过程和处理方法</w:instrText>
      </w:r>
      <w:r w:rsidR="00A86E35">
        <w:rPr>
          <w:rFonts w:cs="Times New Roman" w:hint="eastAsia"/>
          <w:vertAlign w:val="superscript"/>
        </w:rPr>
        <w:instrText>;</w:instrText>
      </w:r>
      <w:r w:rsidR="00A86E35">
        <w:rPr>
          <w:rFonts w:cs="Times New Roman" w:hint="eastAsia"/>
          <w:vertAlign w:val="superscript"/>
        </w:rPr>
        <w:instrText>针对成像图像的生成和显示方法</w:instrText>
      </w:r>
      <w:r w:rsidR="00A86E35">
        <w:rPr>
          <w:rFonts w:cs="Times New Roman" w:hint="eastAsia"/>
          <w:vertAlign w:val="superscript"/>
        </w:rPr>
        <w:instrText>,</w:instrText>
      </w:r>
      <w:r w:rsidR="00A86E35">
        <w:rPr>
          <w:rFonts w:cs="Times New Roman" w:hint="eastAsia"/>
          <w:vertAlign w:val="superscript"/>
        </w:rPr>
        <w:instrText>采用不同于</w:instrText>
      </w:r>
      <w:r w:rsidR="00A86E35">
        <w:rPr>
          <w:rFonts w:cs="Times New Roman" w:hint="eastAsia"/>
          <w:vertAlign w:val="superscript"/>
        </w:rPr>
        <w:instrText>eXpress</w:instrText>
      </w:r>
      <w:r w:rsidR="00A86E35">
        <w:rPr>
          <w:rFonts w:cs="Times New Roman" w:hint="eastAsia"/>
          <w:vertAlign w:val="superscript"/>
        </w:rPr>
        <w:instrText>的处理技术取得了优于该软件的处理效果</w:instrText>
      </w:r>
      <w:r w:rsidR="00A86E35">
        <w:rPr>
          <w:rFonts w:cs="Times New Roman" w:hint="eastAsia"/>
          <w:vertAlign w:val="superscript"/>
        </w:rPr>
        <w:instrText>,</w:instrText>
      </w:r>
      <w:r w:rsidR="00A86E35">
        <w:rPr>
          <w:rFonts w:cs="Times New Roman" w:hint="eastAsia"/>
          <w:vertAlign w:val="superscript"/>
        </w:rPr>
        <w:instrText>为裂缝识别和裂缝参数定量计算奠定了基础。</w:instrText>
      </w:r>
      <w:r w:rsidR="00A86E35">
        <w:rPr>
          <w:rFonts w:cs="Times New Roman" w:hint="eastAsia"/>
          <w:vertAlign w:val="superscript"/>
        </w:rPr>
        <w:instrText>\n</w:instrText>
      </w:r>
      <w:r w:rsidR="00A86E35">
        <w:rPr>
          <w:rFonts w:cs="Times New Roman" w:hint="eastAsia"/>
          <w:vertAlign w:val="superscript"/>
        </w:rPr>
        <w:instrText>基于完成的成像</w:instrText>
      </w:r>
      <w:r w:rsidR="00A86E35">
        <w:rPr>
          <w:rFonts w:cs="Times New Roman" w:hint="eastAsia"/>
          <w:vertAlign w:val="superscript"/>
        </w:rPr>
        <w:instrText>...","genre":"</w:instrText>
      </w:r>
      <w:r w:rsidR="00A86E35">
        <w:rPr>
          <w:rFonts w:cs="Times New Roman" w:hint="eastAsia"/>
          <w:vertAlign w:val="superscript"/>
        </w:rPr>
        <w:instrText>硕士</w:instrText>
      </w:r>
      <w:r w:rsidR="00A86E35">
        <w:rPr>
          <w:rFonts w:cs="Times New Roman" w:hint="eastAsia"/>
          <w:vertAlign w:val="superscript"/>
        </w:rPr>
        <w:instrText>","language":"</w:instrText>
      </w:r>
      <w:r w:rsidR="00A86E35">
        <w:rPr>
          <w:rFonts w:cs="Times New Roman" w:hint="eastAsia"/>
          <w:vertAlign w:val="superscript"/>
        </w:rPr>
        <w:instrText>中文</w:instrText>
      </w:r>
      <w:r w:rsidR="00A86E35">
        <w:rPr>
          <w:rFonts w:cs="Times New Roman" w:hint="eastAsia"/>
          <w:vertAlign w:val="superscript"/>
        </w:rPr>
        <w:instrText>;","publisher":"</w:instrText>
      </w:r>
      <w:r w:rsidR="00A86E35">
        <w:rPr>
          <w:rFonts w:cs="Times New Roman" w:hint="eastAsia"/>
          <w:vertAlign w:val="superscript"/>
        </w:rPr>
        <w:instrText>中国石油大学</w:instrText>
      </w:r>
      <w:r w:rsidR="00A86E35">
        <w:rPr>
          <w:rFonts w:cs="Times New Roman" w:hint="eastAsia"/>
          <w:vertAlign w:val="superscript"/>
        </w:rPr>
        <w:instrText>","source":"CNKI","title":"</w:instrText>
      </w:r>
      <w:r w:rsidR="00A86E35">
        <w:rPr>
          <w:rFonts w:cs="Times New Roman" w:hint="eastAsia"/>
          <w:vertAlign w:val="superscript"/>
        </w:rPr>
        <w:instrText>应用声电成像测井进行裂缝检测与评价研究</w:instrText>
      </w:r>
      <w:r w:rsidR="00A86E35">
        <w:rPr>
          <w:rFonts w:cs="Times New Roman" w:hint="eastAsia"/>
          <w:vertAlign w:val="superscript"/>
        </w:rPr>
        <w:instrText>","URL":"https://kns.cnki.net/kcms/detail/detail.aspx?dbcode=CMFD&amp;dbname=CMFD2008&amp;filename=2007226843.nh&amp;uniplatform=NZKPT&amp;v=PTWvdAJJvKRRjHth7pl0W_sFg87W3irsE6Xa7xSlR10bt-fK0KQmdiTjKtTrG7Lc","author":[{"family":"</w:instrText>
      </w:r>
      <w:r w:rsidR="00A86E35">
        <w:rPr>
          <w:rFonts w:cs="Times New Roman" w:hint="eastAsia"/>
          <w:vertAlign w:val="superscript"/>
        </w:rPr>
        <w:instrText>赖</w:instrText>
      </w:r>
      <w:r w:rsidR="00A86E35">
        <w:rPr>
          <w:rFonts w:cs="Times New Roman" w:hint="eastAsia"/>
          <w:vertAlign w:val="superscript"/>
        </w:rPr>
        <w:instrText>","given":"</w:instrText>
      </w:r>
      <w:r w:rsidR="00A86E35">
        <w:rPr>
          <w:rFonts w:cs="Times New Roman" w:hint="eastAsia"/>
          <w:vertAlign w:val="superscript"/>
        </w:rPr>
        <w:instrText>富强</w:instrText>
      </w:r>
      <w:r w:rsidR="00A86E35">
        <w:rPr>
          <w:rFonts w:cs="Times New Roman" w:hint="eastAsia"/>
          <w:vertAlign w:val="superscript"/>
        </w:rPr>
        <w:instrText>"}],"accessed":{"date-parts":[["2021",12,23]]},"issued</w:instrText>
      </w:r>
      <w:r w:rsidR="00A86E35">
        <w:rPr>
          <w:rFonts w:cs="Times New Roman"/>
          <w:vertAlign w:val="superscript"/>
        </w:rPr>
        <w:instrText xml:space="preserve">":{"date-parts":[["2007"]]}}}],"schema":"https://github.com/citation-style-language/schema/raw/master/csl-citation.json"} </w:instrText>
      </w:r>
      <w:r w:rsidR="00211CE0" w:rsidRPr="00EC6609">
        <w:rPr>
          <w:rFonts w:cs="Times New Roman" w:hint="eastAsia"/>
          <w:vertAlign w:val="superscript"/>
          <w:rPrChange w:id="371" w:author="刘军涛" w:date="2021-12-22T16:41:00Z">
            <w:rPr>
              <w:rFonts w:hint="eastAsia"/>
            </w:rPr>
          </w:rPrChange>
        </w:rPr>
        <w:fldChar w:fldCharType="separate"/>
      </w:r>
      <w:r w:rsidR="00A86E35" w:rsidRPr="00A86E35">
        <w:rPr>
          <w:rFonts w:cs="Times New Roman"/>
          <w:kern w:val="0"/>
          <w:szCs w:val="24"/>
          <w:vertAlign w:val="superscript"/>
        </w:rPr>
        <w:t>[13]</w:t>
      </w:r>
      <w:r w:rsidR="00211CE0" w:rsidRPr="00EC6609">
        <w:rPr>
          <w:rFonts w:cs="Times New Roman" w:hint="eastAsia"/>
          <w:vertAlign w:val="superscript"/>
          <w:rPrChange w:id="372" w:author="刘军涛" w:date="2021-12-22T16:41:00Z">
            <w:rPr>
              <w:rFonts w:hint="eastAsia"/>
            </w:rPr>
          </w:rPrChange>
        </w:rPr>
        <w:fldChar w:fldCharType="end"/>
      </w:r>
      <w:r w:rsidRPr="00A325D7">
        <w:rPr>
          <w:rFonts w:cs="Times New Roman" w:hint="eastAsia"/>
        </w:rPr>
        <w:t>是根据在整个井段的数据分布得到一个映射函数，函数可以表示如下：</w:t>
      </w:r>
    </w:p>
    <w:p w14:paraId="12EDDBBF" w14:textId="77777777" w:rsidR="002F4833" w:rsidRPr="00EC6609" w:rsidRDefault="00784DF8" w:rsidP="002F4833">
      <w:pPr>
        <w:widowControl/>
        <w:spacing w:line="270" w:lineRule="atLeast"/>
        <w:ind w:firstLine="405"/>
        <w:jc w:val="left"/>
        <w:rPr>
          <w:rFonts w:cs="Times New Roman" w:hint="eastAsia"/>
          <w:kern w:val="0"/>
          <w:sz w:val="20"/>
          <w:szCs w:val="20"/>
          <w:rPrChange w:id="373" w:author="刘军涛" w:date="2021-12-22T16:41:00Z">
            <w:rPr>
              <w:rFonts w:ascii="����" w:hAnsi="����" w:cs="宋体" w:hint="eastAsia"/>
              <w:kern w:val="0"/>
              <w:sz w:val="20"/>
              <w:szCs w:val="20"/>
            </w:rPr>
          </w:rPrChange>
        </w:rPr>
      </w:pPr>
      <m:oMathPara>
        <m:oMath>
          <m:eqArr>
            <m:eqArrPr>
              <m:maxDist m:val="1"/>
              <m:ctrlPr>
                <w:rPr>
                  <w:rFonts w:ascii="Cambria Math" w:hAnsi="Cambria Math" w:cs="Times New Roman"/>
                  <w:i/>
                  <w:kern w:val="0"/>
                  <w:sz w:val="20"/>
                  <w:szCs w:val="20"/>
                </w:rPr>
              </m:ctrlPr>
            </m:eqArrPr>
            <m:e>
              <m:r>
                <w:rPr>
                  <w:rFonts w:ascii="Cambria Math" w:hAnsi="Cambria Math" w:cs="Times New Roman"/>
                  <w:kern w:val="0"/>
                  <w:sz w:val="20"/>
                  <w:szCs w:val="20"/>
                </w:rPr>
                <m:t>f</m:t>
              </m:r>
              <m:d>
                <m:dPr>
                  <m:ctrlPr>
                    <w:rPr>
                      <w:rFonts w:ascii="Cambria Math" w:hAnsi="Cambria Math" w:cs="Times New Roman"/>
                      <w:i/>
                      <w:kern w:val="0"/>
                      <w:sz w:val="20"/>
                      <w:szCs w:val="20"/>
                    </w:rPr>
                  </m:ctrlPr>
                </m:dPr>
                <m:e>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i</m:t>
                      </m:r>
                    </m:sub>
                  </m:sSub>
                </m:e>
              </m:d>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i</m:t>
                  </m:r>
                </m:sub>
              </m:sSub>
              <m:r>
                <w:rPr>
                  <w:rFonts w:ascii="Cambria Math" w:hAnsi="Cambria Math" w:cs="Times New Roman"/>
                  <w:kern w:val="0"/>
                  <w:sz w:val="20"/>
                  <w:szCs w:val="20"/>
                </w:rPr>
                <m:t>*S+</m:t>
              </m:r>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offset</m:t>
                  </m:r>
                </m:sub>
              </m:sSub>
              <m:r>
                <w:rPr>
                  <w:rFonts w:ascii="Cambria Math" w:hAnsi="Cambria Math" w:cs="Times New Roman"/>
                  <w:kern w:val="0"/>
                  <w:sz w:val="20"/>
                  <w:szCs w:val="20"/>
                </w:rPr>
                <m:t>#</m:t>
              </m:r>
              <m:d>
                <m:dPr>
                  <m:ctrlPr>
                    <w:rPr>
                      <w:rFonts w:ascii="Cambria Math" w:hAnsi="Cambria Math" w:cs="Times New Roman"/>
                      <w:i/>
                      <w:kern w:val="0"/>
                      <w:sz w:val="20"/>
                      <w:szCs w:val="20"/>
                    </w:rPr>
                  </m:ctrlPr>
                </m:dPr>
                <m:e>
                  <m:r>
                    <w:rPr>
                      <w:rFonts w:ascii="Cambria Math" w:hAnsi="Cambria Math" w:cs="Times New Roman"/>
                      <w:kern w:val="0"/>
                      <w:sz w:val="20"/>
                      <w:szCs w:val="20"/>
                    </w:rPr>
                    <m:t>1</m:t>
                  </m:r>
                </m:e>
              </m:d>
            </m:e>
          </m:eqArr>
        </m:oMath>
      </m:oMathPara>
    </w:p>
    <w:p w14:paraId="4A13E60F" w14:textId="77777777" w:rsidR="002F4833" w:rsidRPr="00EC6609" w:rsidRDefault="002F4833">
      <w:pPr>
        <w:ind w:firstLineChars="200" w:firstLine="480"/>
        <w:rPr>
          <w:rFonts w:cs="Times New Roman" w:hint="eastAsia"/>
          <w:kern w:val="0"/>
          <w:szCs w:val="24"/>
          <w:rPrChange w:id="374" w:author="刘军涛" w:date="2021-12-22T16:41:00Z">
            <w:rPr>
              <w:rFonts w:ascii="����" w:hAnsi="����" w:cs="宋体" w:hint="eastAsia"/>
              <w:kern w:val="0"/>
              <w:sz w:val="20"/>
              <w:szCs w:val="20"/>
            </w:rPr>
          </w:rPrChange>
        </w:rPr>
        <w:pPrChange w:id="375" w:author="刘军涛" w:date="2021-12-22T16:39:00Z">
          <w:pPr>
            <w:widowControl/>
            <w:spacing w:line="270" w:lineRule="atLeast"/>
            <w:ind w:firstLine="405"/>
            <w:jc w:val="left"/>
          </w:pPr>
        </w:pPrChange>
      </w:pPr>
      <w:r w:rsidRPr="00EC6609">
        <w:rPr>
          <w:rFonts w:cs="Times New Roman" w:hint="eastAsia"/>
          <w:kern w:val="0"/>
          <w:szCs w:val="24"/>
          <w:rPrChange w:id="376" w:author="刘军涛" w:date="2021-12-22T16:41:00Z">
            <w:rPr>
              <w:rFonts w:ascii="����" w:hAnsi="����" w:cs="宋体" w:hint="eastAsia"/>
              <w:kern w:val="0"/>
              <w:sz w:val="20"/>
              <w:szCs w:val="20"/>
            </w:rPr>
          </w:rPrChange>
        </w:rPr>
        <w:t>其中</w:t>
      </w:r>
      <w:r w:rsidRPr="00EC6609">
        <w:rPr>
          <w:rFonts w:cs="Times New Roman" w:hint="eastAsia"/>
          <w:kern w:val="0"/>
          <w:szCs w:val="24"/>
          <w:rPrChange w:id="377" w:author="刘军涛" w:date="2021-12-22T16:41:00Z">
            <w:rPr>
              <w:rFonts w:ascii="����" w:hAnsi="����" w:cs="宋体" w:hint="eastAsia"/>
              <w:kern w:val="0"/>
              <w:sz w:val="20"/>
              <w:szCs w:val="20"/>
            </w:rPr>
          </w:rPrChange>
        </w:rPr>
        <w:t>S</w:t>
      </w:r>
      <w:r w:rsidRPr="00EC6609">
        <w:rPr>
          <w:rFonts w:cs="Times New Roman" w:hint="eastAsia"/>
          <w:kern w:val="0"/>
          <w:szCs w:val="24"/>
          <w:rPrChange w:id="378" w:author="刘军涛" w:date="2021-12-22T16:41:00Z">
            <w:rPr>
              <w:rFonts w:ascii="����" w:hAnsi="����" w:cs="宋体" w:hint="eastAsia"/>
              <w:kern w:val="0"/>
              <w:sz w:val="20"/>
              <w:szCs w:val="20"/>
            </w:rPr>
          </w:rPrChange>
        </w:rPr>
        <w:t>与</w:t>
      </w:r>
      <m:oMath>
        <m:sSub>
          <m:sSubPr>
            <m:ctrlPr>
              <w:rPr>
                <w:rFonts w:ascii="Cambria Math" w:hAnsi="Cambria Math" w:cs="Times New Roman"/>
                <w:i/>
                <w:kern w:val="0"/>
                <w:szCs w:val="24"/>
              </w:rPr>
            </m:ctrlPr>
          </m:sSubPr>
          <m:e>
            <m:r>
              <w:rPr>
                <w:rFonts w:ascii="Cambria Math" w:hAnsi="Cambria Math" w:cs="Times New Roman"/>
                <w:kern w:val="0"/>
                <w:szCs w:val="24"/>
                <w:rPrChange w:id="379" w:author="刘军涛" w:date="2021-12-22T16:41:00Z">
                  <w:rPr>
                    <w:rFonts w:ascii="Cambria Math" w:hAnsi="Cambria Math" w:cs="宋体"/>
                    <w:kern w:val="0"/>
                    <w:sz w:val="20"/>
                    <w:szCs w:val="20"/>
                  </w:rPr>
                </w:rPrChange>
              </w:rPr>
              <m:t>V</m:t>
            </m:r>
          </m:e>
          <m:sub>
            <m:r>
              <w:rPr>
                <w:rFonts w:ascii="Cambria Math" w:hAnsi="Cambria Math" w:cs="Times New Roman"/>
                <w:kern w:val="0"/>
                <w:szCs w:val="24"/>
                <w:rPrChange w:id="380" w:author="刘军涛" w:date="2021-12-22T16:41:00Z">
                  <w:rPr>
                    <w:rFonts w:ascii="Cambria Math" w:hAnsi="Cambria Math" w:cs="宋体"/>
                    <w:kern w:val="0"/>
                    <w:sz w:val="20"/>
                    <w:szCs w:val="20"/>
                  </w:rPr>
                </w:rPrChange>
              </w:rPr>
              <m:t>offset</m:t>
            </m:r>
          </m:sub>
        </m:sSub>
      </m:oMath>
      <w:r w:rsidRPr="00EC6609">
        <w:rPr>
          <w:rFonts w:cs="Times New Roman" w:hint="eastAsia"/>
          <w:kern w:val="0"/>
          <w:szCs w:val="24"/>
          <w:rPrChange w:id="381" w:author="刘军涛" w:date="2021-12-22T16:41:00Z">
            <w:rPr>
              <w:rFonts w:ascii="����" w:hAnsi="����" w:cs="宋体" w:hint="eastAsia"/>
              <w:kern w:val="0"/>
              <w:sz w:val="20"/>
              <w:szCs w:val="20"/>
            </w:rPr>
          </w:rPrChange>
        </w:rPr>
        <w:t>是刻度系数和偏移量，这些参数可以根据井段数据的最大值</w:t>
      </w:r>
      <m:oMath>
        <m:sSub>
          <m:sSubPr>
            <m:ctrlPr>
              <w:rPr>
                <w:rFonts w:ascii="Cambria Math" w:hAnsi="Cambria Math" w:cs="Times New Roman"/>
                <w:i/>
                <w:kern w:val="0"/>
                <w:szCs w:val="24"/>
              </w:rPr>
            </m:ctrlPr>
          </m:sSubPr>
          <m:e>
            <m:r>
              <w:rPr>
                <w:rFonts w:ascii="Cambria Math" w:hAnsi="Cambria Math" w:cs="Times New Roman"/>
                <w:kern w:val="0"/>
                <w:szCs w:val="24"/>
                <w:rPrChange w:id="382" w:author="刘军涛" w:date="2021-12-22T16:41:00Z">
                  <w:rPr>
                    <w:rFonts w:ascii="Cambria Math" w:hAnsi="Cambria Math" w:cs="宋体"/>
                    <w:kern w:val="0"/>
                    <w:sz w:val="20"/>
                    <w:szCs w:val="20"/>
                  </w:rPr>
                </w:rPrChange>
              </w:rPr>
              <m:t>V</m:t>
            </m:r>
          </m:e>
          <m:sub>
            <m:r>
              <w:rPr>
                <w:rFonts w:ascii="Cambria Math" w:hAnsi="Cambria Math" w:cs="Times New Roman"/>
                <w:kern w:val="0"/>
                <w:szCs w:val="24"/>
                <w:rPrChange w:id="383" w:author="刘军涛" w:date="2021-12-22T16:41:00Z">
                  <w:rPr>
                    <w:rFonts w:ascii="Cambria Math" w:hAnsi="Cambria Math" w:cs="宋体"/>
                    <w:kern w:val="0"/>
                    <w:sz w:val="20"/>
                    <w:szCs w:val="20"/>
                  </w:rPr>
                </w:rPrChange>
              </w:rPr>
              <m:t>max</m:t>
            </m:r>
          </m:sub>
        </m:sSub>
      </m:oMath>
      <w:r w:rsidRPr="00EC6609">
        <w:rPr>
          <w:rFonts w:cs="Times New Roman" w:hint="eastAsia"/>
          <w:kern w:val="0"/>
          <w:szCs w:val="24"/>
          <w:rPrChange w:id="384" w:author="刘军涛" w:date="2021-12-22T16:41:00Z">
            <w:rPr>
              <w:rFonts w:ascii="����" w:hAnsi="����" w:cs="宋体" w:hint="eastAsia"/>
              <w:kern w:val="0"/>
              <w:sz w:val="20"/>
              <w:szCs w:val="20"/>
            </w:rPr>
          </w:rPrChange>
        </w:rPr>
        <w:t>和最小值</w:t>
      </w:r>
      <m:oMath>
        <m:sSub>
          <m:sSubPr>
            <m:ctrlPr>
              <w:rPr>
                <w:rFonts w:ascii="Cambria Math" w:hAnsi="Cambria Math" w:cs="Times New Roman"/>
                <w:i/>
                <w:kern w:val="0"/>
                <w:szCs w:val="24"/>
              </w:rPr>
            </m:ctrlPr>
          </m:sSubPr>
          <m:e>
            <m:r>
              <w:rPr>
                <w:rFonts w:ascii="Cambria Math" w:hAnsi="Cambria Math" w:cs="Times New Roman"/>
                <w:kern w:val="0"/>
                <w:szCs w:val="24"/>
                <w:rPrChange w:id="385" w:author="刘军涛" w:date="2021-12-22T16:41:00Z">
                  <w:rPr>
                    <w:rFonts w:ascii="Cambria Math" w:hAnsi="Cambria Math" w:cs="宋体"/>
                    <w:kern w:val="0"/>
                    <w:sz w:val="20"/>
                    <w:szCs w:val="20"/>
                  </w:rPr>
                </w:rPrChange>
              </w:rPr>
              <m:t>V</m:t>
            </m:r>
          </m:e>
          <m:sub>
            <m:r>
              <w:rPr>
                <w:rFonts w:ascii="Cambria Math" w:hAnsi="Cambria Math" w:cs="Times New Roman"/>
                <w:kern w:val="0"/>
                <w:szCs w:val="24"/>
                <w:rPrChange w:id="386" w:author="刘军涛" w:date="2021-12-22T16:41:00Z">
                  <w:rPr>
                    <w:rFonts w:ascii="Cambria Math" w:hAnsi="Cambria Math" w:cs="宋体"/>
                    <w:kern w:val="0"/>
                    <w:sz w:val="20"/>
                    <w:szCs w:val="20"/>
                  </w:rPr>
                </w:rPrChange>
              </w:rPr>
              <m:t>min</m:t>
            </m:r>
          </m:sub>
        </m:sSub>
      </m:oMath>
      <w:r w:rsidRPr="00EC6609">
        <w:rPr>
          <w:rFonts w:cs="Times New Roman" w:hint="eastAsia"/>
          <w:kern w:val="0"/>
          <w:szCs w:val="24"/>
          <w:rPrChange w:id="387" w:author="刘军涛" w:date="2021-12-22T16:41:00Z">
            <w:rPr>
              <w:rFonts w:ascii="����" w:hAnsi="����" w:cs="宋体" w:hint="eastAsia"/>
              <w:kern w:val="0"/>
              <w:sz w:val="20"/>
              <w:szCs w:val="20"/>
            </w:rPr>
          </w:rPrChange>
        </w:rPr>
        <w:t>、色标最小值</w:t>
      </w:r>
      <m:oMath>
        <m:sSub>
          <m:sSubPr>
            <m:ctrlPr>
              <w:rPr>
                <w:rFonts w:ascii="Cambria Math" w:hAnsi="Cambria Math" w:cs="Times New Roman"/>
                <w:i/>
                <w:kern w:val="0"/>
                <w:szCs w:val="24"/>
              </w:rPr>
            </m:ctrlPr>
          </m:sSubPr>
          <m:e>
            <m:r>
              <w:rPr>
                <w:rFonts w:ascii="Cambria Math" w:hAnsi="Cambria Math" w:cs="Times New Roman"/>
                <w:kern w:val="0"/>
                <w:szCs w:val="24"/>
                <w:rPrChange w:id="388" w:author="刘军涛" w:date="2021-12-22T16:41:00Z">
                  <w:rPr>
                    <w:rFonts w:ascii="Cambria Math" w:hAnsi="Cambria Math" w:cs="宋体"/>
                    <w:kern w:val="0"/>
                    <w:sz w:val="20"/>
                    <w:szCs w:val="20"/>
                  </w:rPr>
                </w:rPrChange>
              </w:rPr>
              <m:t>C</m:t>
            </m:r>
          </m:e>
          <m:sub>
            <m:r>
              <w:rPr>
                <w:rFonts w:ascii="Cambria Math" w:hAnsi="Cambria Math" w:cs="Times New Roman"/>
                <w:kern w:val="0"/>
                <w:szCs w:val="24"/>
                <w:rPrChange w:id="389" w:author="刘军涛" w:date="2021-12-22T16:41:00Z">
                  <w:rPr>
                    <w:rFonts w:ascii="Cambria Math" w:hAnsi="Cambria Math" w:cs="宋体"/>
                    <w:kern w:val="0"/>
                    <w:sz w:val="20"/>
                    <w:szCs w:val="20"/>
                  </w:rPr>
                </w:rPrChange>
              </w:rPr>
              <m:t>min</m:t>
            </m:r>
          </m:sub>
        </m:sSub>
      </m:oMath>
      <w:r w:rsidRPr="00EC6609">
        <w:rPr>
          <w:rFonts w:cs="Times New Roman" w:hint="eastAsia"/>
          <w:kern w:val="0"/>
          <w:szCs w:val="24"/>
          <w:rPrChange w:id="390" w:author="刘军涛" w:date="2021-12-22T16:41:00Z">
            <w:rPr>
              <w:rFonts w:ascii="����" w:hAnsi="����" w:cs="宋体" w:hint="eastAsia"/>
              <w:kern w:val="0"/>
              <w:sz w:val="20"/>
              <w:szCs w:val="20"/>
            </w:rPr>
          </w:rPrChange>
        </w:rPr>
        <w:t>和色标最大值</w:t>
      </w:r>
      <m:oMath>
        <m:sSub>
          <m:sSubPr>
            <m:ctrlPr>
              <w:rPr>
                <w:rFonts w:ascii="Cambria Math" w:hAnsi="Cambria Math" w:cs="Times New Roman"/>
                <w:i/>
                <w:kern w:val="0"/>
                <w:szCs w:val="24"/>
              </w:rPr>
            </m:ctrlPr>
          </m:sSubPr>
          <m:e>
            <m:r>
              <w:rPr>
                <w:rFonts w:ascii="Cambria Math" w:hAnsi="Cambria Math" w:cs="Times New Roman"/>
                <w:kern w:val="0"/>
                <w:szCs w:val="24"/>
                <w:rPrChange w:id="391" w:author="刘军涛" w:date="2021-12-22T16:41:00Z">
                  <w:rPr>
                    <w:rFonts w:ascii="Cambria Math" w:hAnsi="Cambria Math" w:cs="宋体"/>
                    <w:kern w:val="0"/>
                    <w:sz w:val="20"/>
                    <w:szCs w:val="20"/>
                  </w:rPr>
                </w:rPrChange>
              </w:rPr>
              <m:t>C</m:t>
            </m:r>
          </m:e>
          <m:sub>
            <m:r>
              <w:rPr>
                <w:rFonts w:ascii="Cambria Math" w:hAnsi="Cambria Math" w:cs="Times New Roman"/>
                <w:kern w:val="0"/>
                <w:szCs w:val="24"/>
                <w:rPrChange w:id="392" w:author="刘军涛" w:date="2021-12-22T16:41:00Z">
                  <w:rPr>
                    <w:rFonts w:ascii="Cambria Math" w:hAnsi="Cambria Math" w:cs="宋体"/>
                    <w:kern w:val="0"/>
                    <w:sz w:val="20"/>
                    <w:szCs w:val="20"/>
                  </w:rPr>
                </w:rPrChange>
              </w:rPr>
              <m:t>max</m:t>
            </m:r>
          </m:sub>
        </m:sSub>
      </m:oMath>
      <w:del w:id="393" w:author="刘军涛" w:date="2021-12-22T16:39:00Z">
        <w:r w:rsidRPr="00EC6609" w:rsidDel="00116DC8">
          <w:rPr>
            <w:rFonts w:cs="Times New Roman" w:hint="eastAsia"/>
            <w:kern w:val="0"/>
            <w:szCs w:val="24"/>
            <w:rPrChange w:id="394" w:author="刘军涛" w:date="2021-12-22T16:41:00Z">
              <w:rPr>
                <w:rFonts w:ascii="����" w:hAnsi="����" w:cs="宋体" w:hint="eastAsia"/>
                <w:kern w:val="0"/>
                <w:sz w:val="20"/>
                <w:szCs w:val="20"/>
              </w:rPr>
            </w:rPrChange>
          </w:rPr>
          <w:delText xml:space="preserve"> </w:delText>
        </w:r>
      </w:del>
      <w:r w:rsidRPr="00EC6609">
        <w:rPr>
          <w:rFonts w:cs="Times New Roman" w:hint="eastAsia"/>
          <w:kern w:val="0"/>
          <w:szCs w:val="24"/>
          <w:rPrChange w:id="395" w:author="刘军涛" w:date="2021-12-22T16:41:00Z">
            <w:rPr>
              <w:rFonts w:ascii="����" w:hAnsi="����" w:cs="宋体" w:hint="eastAsia"/>
              <w:kern w:val="0"/>
              <w:sz w:val="20"/>
              <w:szCs w:val="20"/>
            </w:rPr>
          </w:rPrChange>
        </w:rPr>
        <w:t>求得：</w:t>
      </w:r>
    </w:p>
    <w:p w14:paraId="786DA5B6" w14:textId="77777777" w:rsidR="002F4833" w:rsidRPr="00A325D7" w:rsidRDefault="00784DF8" w:rsidP="002F4833">
      <w:pPr>
        <w:widowControl/>
        <w:spacing w:line="270" w:lineRule="atLeast"/>
        <w:ind w:firstLine="405"/>
        <w:jc w:val="left"/>
        <w:rPr>
          <w:rFonts w:ascii="Cambria Math" w:hAnsi="Cambria Math" w:cs="Times New Roman"/>
          <w:kern w:val="0"/>
          <w:sz w:val="20"/>
          <w:szCs w:val="20"/>
          <w:oMath/>
        </w:rPr>
      </w:pPr>
      <m:oMathPara>
        <m:oMath>
          <m:eqArr>
            <m:eqArrPr>
              <m:maxDist m:val="1"/>
              <m:ctrlPr>
                <w:rPr>
                  <w:rFonts w:ascii="Cambria Math" w:hAnsi="Cambria Math" w:cs="Times New Roman"/>
                  <w:i/>
                  <w:kern w:val="0"/>
                  <w:sz w:val="20"/>
                  <w:szCs w:val="20"/>
                </w:rPr>
              </m:ctrlPr>
            </m:eqArrPr>
            <m:e>
              <m:r>
                <w:rPr>
                  <w:rFonts w:ascii="Cambria Math" w:hAnsi="Cambria Math" w:cs="Times New Roman"/>
                  <w:kern w:val="0"/>
                  <w:sz w:val="20"/>
                  <w:szCs w:val="20"/>
                </w:rPr>
                <m:t>S=</m:t>
              </m:r>
              <m:d>
                <m:dPr>
                  <m:ctrlPr>
                    <w:rPr>
                      <w:rFonts w:ascii="Cambria Math" w:hAnsi="Cambria Math" w:cs="Times New Roman"/>
                      <w:i/>
                      <w:kern w:val="0"/>
                      <w:sz w:val="20"/>
                      <w:szCs w:val="20"/>
                    </w:rPr>
                  </m:ctrlPr>
                </m:dPr>
                <m:e>
                  <m:sSub>
                    <m:sSubPr>
                      <m:ctrlPr>
                        <w:rPr>
                          <w:rFonts w:ascii="Cambria Math" w:hAnsi="Cambria Math" w:cs="Times New Roman"/>
                          <w:i/>
                          <w:kern w:val="0"/>
                          <w:sz w:val="20"/>
                          <w:szCs w:val="20"/>
                        </w:rPr>
                      </m:ctrlPr>
                    </m:sSubPr>
                    <m:e>
                      <m:r>
                        <w:rPr>
                          <w:rFonts w:ascii="Cambria Math" w:hAnsi="Cambria Math" w:cs="Times New Roman"/>
                          <w:kern w:val="0"/>
                          <w:sz w:val="20"/>
                          <w:szCs w:val="20"/>
                        </w:rPr>
                        <m:t>C</m:t>
                      </m:r>
                    </m:e>
                    <m:sub>
                      <m:r>
                        <w:rPr>
                          <w:rFonts w:ascii="Cambria Math" w:hAnsi="Cambria Math" w:cs="Times New Roman"/>
                          <w:kern w:val="0"/>
                          <w:sz w:val="20"/>
                          <w:szCs w:val="20"/>
                        </w:rPr>
                        <m:t>max</m:t>
                      </m:r>
                    </m:sub>
                  </m:sSub>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C</m:t>
                      </m:r>
                    </m:e>
                    <m:sub>
                      <m:r>
                        <w:rPr>
                          <w:rFonts w:ascii="Cambria Math" w:hAnsi="Cambria Math" w:cs="Times New Roman"/>
                          <w:kern w:val="0"/>
                          <w:sz w:val="20"/>
                          <w:szCs w:val="20"/>
                        </w:rPr>
                        <m:t>min</m:t>
                      </m:r>
                    </m:sub>
                  </m:sSub>
                </m:e>
              </m:d>
              <m:r>
                <m:rPr>
                  <m:lit/>
                </m:rPr>
                <w:rPr>
                  <w:rFonts w:ascii="Cambria Math" w:hAnsi="Cambria Math" w:cs="Times New Roman"/>
                  <w:kern w:val="0"/>
                  <w:sz w:val="20"/>
                  <w:szCs w:val="20"/>
                </w:rPr>
                <m:t>/</m:t>
              </m:r>
              <m:d>
                <m:dPr>
                  <m:ctrlPr>
                    <w:rPr>
                      <w:rFonts w:ascii="Cambria Math" w:hAnsi="Cambria Math" w:cs="Times New Roman"/>
                      <w:i/>
                      <w:kern w:val="0"/>
                      <w:sz w:val="20"/>
                      <w:szCs w:val="20"/>
                    </w:rPr>
                  </m:ctrlPr>
                </m:dPr>
                <m:e>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max</m:t>
                      </m:r>
                    </m:sub>
                  </m:sSub>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min</m:t>
                      </m:r>
                    </m:sub>
                  </m:sSub>
                </m:e>
              </m:d>
              <m:r>
                <w:rPr>
                  <w:rFonts w:ascii="Cambria Math" w:hAnsi="Cambria Math" w:cs="Times New Roman"/>
                  <w:kern w:val="0"/>
                  <w:sz w:val="20"/>
                  <w:szCs w:val="20"/>
                </w:rPr>
                <m:t>#</m:t>
              </m:r>
              <m:d>
                <m:dPr>
                  <m:ctrlPr>
                    <w:rPr>
                      <w:rFonts w:ascii="Cambria Math" w:hAnsi="Cambria Math" w:cs="Times New Roman"/>
                      <w:i/>
                      <w:kern w:val="0"/>
                      <w:sz w:val="20"/>
                      <w:szCs w:val="20"/>
                    </w:rPr>
                  </m:ctrlPr>
                </m:dPr>
                <m:e>
                  <m:r>
                    <w:rPr>
                      <w:rFonts w:ascii="Cambria Math" w:hAnsi="Cambria Math" w:cs="Times New Roman"/>
                      <w:kern w:val="0"/>
                      <w:sz w:val="20"/>
                      <w:szCs w:val="20"/>
                    </w:rPr>
                    <m:t>2</m:t>
                  </m:r>
                </m:e>
              </m:d>
            </m:e>
          </m:eqArr>
        </m:oMath>
      </m:oMathPara>
    </w:p>
    <w:p w14:paraId="45CEAAA9" w14:textId="718C309C" w:rsidR="002F4833" w:rsidRPr="00EC6609" w:rsidRDefault="00784DF8" w:rsidP="002F4833">
      <w:pPr>
        <w:jc w:val="left"/>
        <w:rPr>
          <w:ins w:id="396" w:author="dell" w:date="2021-12-16T17:41:00Z"/>
          <w:rFonts w:cs="Times New Roman" w:hint="eastAsia"/>
          <w:kern w:val="0"/>
          <w:sz w:val="20"/>
          <w:szCs w:val="20"/>
          <w:rPrChange w:id="397" w:author="刘军涛" w:date="2021-12-22T16:41:00Z">
            <w:rPr>
              <w:ins w:id="398" w:author="dell" w:date="2021-12-16T17:41:00Z"/>
              <w:rFonts w:ascii="MicrosoftYaHei" w:hAnsi="MicrosoftYaHei" w:hint="eastAsia"/>
              <w:kern w:val="0"/>
              <w:sz w:val="20"/>
              <w:szCs w:val="20"/>
            </w:rPr>
          </w:rPrChange>
        </w:rPr>
      </w:pPr>
      <m:oMathPara>
        <m:oMath>
          <m:eqArr>
            <m:eqArrPr>
              <m:maxDist m:val="1"/>
              <m:ctrlPr>
                <w:rPr>
                  <w:rFonts w:ascii="Cambria Math" w:hAnsi="Cambria Math" w:cs="Times New Roman"/>
                  <w:i/>
                  <w:kern w:val="0"/>
                  <w:sz w:val="20"/>
                  <w:szCs w:val="20"/>
                </w:rPr>
              </m:ctrlPr>
            </m:eqArrPr>
            <m:e>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offset</m:t>
                  </m:r>
                </m:sub>
              </m:sSub>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C</m:t>
                  </m:r>
                </m:e>
                <m:sub>
                  <m:r>
                    <w:rPr>
                      <w:rFonts w:ascii="Cambria Math" w:hAnsi="Cambria Math" w:cs="Times New Roman"/>
                      <w:kern w:val="0"/>
                      <w:sz w:val="20"/>
                      <w:szCs w:val="20"/>
                    </w:rPr>
                    <m:t>min</m:t>
                  </m:r>
                </m:sub>
              </m:sSub>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min</m:t>
                  </m:r>
                </m:sub>
              </m:sSub>
              <m:r>
                <w:rPr>
                  <w:rFonts w:ascii="Cambria Math" w:hAnsi="Cambria Math" w:cs="Times New Roman"/>
                  <w:kern w:val="0"/>
                  <w:sz w:val="20"/>
                  <w:szCs w:val="20"/>
                </w:rPr>
                <m:t>*S#</m:t>
              </m:r>
              <m:d>
                <m:dPr>
                  <m:ctrlPr>
                    <w:rPr>
                      <w:rFonts w:ascii="Cambria Math" w:hAnsi="Cambria Math" w:cs="Times New Roman"/>
                      <w:i/>
                      <w:kern w:val="0"/>
                      <w:sz w:val="20"/>
                      <w:szCs w:val="20"/>
                    </w:rPr>
                  </m:ctrlPr>
                </m:dPr>
                <m:e>
                  <m:r>
                    <w:rPr>
                      <w:rFonts w:ascii="Cambria Math" w:hAnsi="Cambria Math" w:cs="Times New Roman"/>
                      <w:kern w:val="0"/>
                      <w:sz w:val="20"/>
                      <w:szCs w:val="20"/>
                    </w:rPr>
                    <m:t>3</m:t>
                  </m:r>
                </m:e>
              </m:d>
            </m:e>
          </m:eqArr>
        </m:oMath>
      </m:oMathPara>
    </w:p>
    <w:p w14:paraId="2A31B6A7" w14:textId="475DA23E" w:rsidR="001B1151" w:rsidRPr="00EC6609" w:rsidRDefault="005A6312">
      <w:pPr>
        <w:ind w:firstLineChars="200" w:firstLine="480"/>
        <w:rPr>
          <w:ins w:id="399" w:author="dell" w:date="2021-12-16T17:41:00Z"/>
          <w:rFonts w:cs="Times New Roman" w:hint="eastAsia"/>
          <w:kern w:val="0"/>
          <w:szCs w:val="24"/>
          <w:rPrChange w:id="400" w:author="刘军涛" w:date="2021-12-22T16:41:00Z">
            <w:rPr>
              <w:ins w:id="401" w:author="dell" w:date="2021-12-16T17:41:00Z"/>
              <w:rFonts w:ascii="����" w:hAnsi="����" w:cs="宋体" w:hint="eastAsia"/>
              <w:kern w:val="0"/>
              <w:sz w:val="20"/>
              <w:szCs w:val="20"/>
            </w:rPr>
          </w:rPrChange>
        </w:rPr>
        <w:pPrChange w:id="402" w:author="刘军涛" w:date="2021-12-22T16:39:00Z">
          <w:pPr>
            <w:jc w:val="left"/>
          </w:pPr>
        </w:pPrChange>
      </w:pPr>
      <w:del w:id="403" w:author="刘军涛" w:date="2021-12-22T16:39:00Z">
        <w:r w:rsidRPr="00EC6609" w:rsidDel="00BB3C89">
          <w:rPr>
            <w:rFonts w:cs="Times New Roman" w:hint="eastAsia"/>
            <w:kern w:val="0"/>
            <w:szCs w:val="24"/>
            <w:rPrChange w:id="404" w:author="刘军涛" w:date="2021-12-22T16:41:00Z">
              <w:rPr>
                <w:rFonts w:ascii="MicrosoftYaHei" w:hAnsi="MicrosoftYaHei" w:hint="eastAsia"/>
                <w:kern w:val="0"/>
                <w:sz w:val="20"/>
                <w:szCs w:val="20"/>
              </w:rPr>
            </w:rPrChange>
          </w:rPr>
          <w:tab/>
        </w:r>
      </w:del>
      <w:r w:rsidR="006C1D7B" w:rsidRPr="00EC6609">
        <w:rPr>
          <w:rFonts w:cs="Times New Roman" w:hint="eastAsia"/>
          <w:kern w:val="0"/>
          <w:szCs w:val="24"/>
          <w:rPrChange w:id="405" w:author="刘军涛" w:date="2021-12-22T16:41:00Z">
            <w:rPr>
              <w:rFonts w:ascii="����" w:hAnsi="����" w:cs="宋体" w:hint="eastAsia"/>
              <w:kern w:val="0"/>
              <w:sz w:val="20"/>
              <w:szCs w:val="20"/>
            </w:rPr>
          </w:rPrChange>
        </w:rPr>
        <w:t>对整个</w:t>
      </w:r>
      <w:r w:rsidRPr="00EC6609">
        <w:rPr>
          <w:rFonts w:cs="Times New Roman" w:hint="eastAsia"/>
          <w:kern w:val="0"/>
          <w:szCs w:val="24"/>
          <w:rPrChange w:id="406" w:author="刘军涛" w:date="2021-12-22T16:41:00Z">
            <w:rPr>
              <w:rFonts w:ascii="����" w:hAnsi="����" w:cs="宋体" w:hint="eastAsia"/>
              <w:kern w:val="0"/>
              <w:sz w:val="20"/>
              <w:szCs w:val="20"/>
            </w:rPr>
          </w:rPrChange>
        </w:rPr>
        <w:t>井段</w:t>
      </w:r>
      <w:r w:rsidRPr="00EC6609">
        <w:rPr>
          <w:rFonts w:cs="Times New Roman" w:hint="eastAsia"/>
          <w:szCs w:val="24"/>
          <w:rPrChange w:id="407" w:author="刘军涛" w:date="2021-12-22T16:41:00Z">
            <w:rPr>
              <w:rFonts w:ascii="����" w:hAnsi="����" w:cs="宋体" w:hint="eastAsia"/>
              <w:kern w:val="0"/>
              <w:sz w:val="20"/>
              <w:szCs w:val="20"/>
            </w:rPr>
          </w:rPrChange>
        </w:rPr>
        <w:t>方位</w:t>
      </w:r>
      <w:r w:rsidRPr="00EC6609">
        <w:rPr>
          <w:rFonts w:cs="Times New Roman" w:hint="eastAsia"/>
          <w:kern w:val="0"/>
          <w:szCs w:val="24"/>
          <w:rPrChange w:id="408" w:author="刘军涛" w:date="2021-12-22T16:41:00Z">
            <w:rPr>
              <w:rFonts w:ascii="����" w:hAnsi="����" w:cs="宋体" w:hint="eastAsia"/>
              <w:kern w:val="0"/>
              <w:sz w:val="20"/>
              <w:szCs w:val="20"/>
            </w:rPr>
          </w:rPrChange>
        </w:rPr>
        <w:t>数据作用函数</w:t>
      </w:r>
      <m:oMath>
        <m:r>
          <w:rPr>
            <w:rFonts w:ascii="Cambria Math" w:hAnsi="Cambria Math" w:cs="Times New Roman"/>
            <w:kern w:val="0"/>
            <w:szCs w:val="24"/>
            <w:rPrChange w:id="409" w:author="刘军涛" w:date="2021-12-22T16:41:00Z">
              <w:rPr>
                <w:rFonts w:ascii="Cambria Math" w:hAnsi="Cambria Math" w:cs="宋体"/>
                <w:kern w:val="0"/>
                <w:sz w:val="20"/>
                <w:szCs w:val="20"/>
              </w:rPr>
            </w:rPrChange>
          </w:rPr>
          <m:t>f</m:t>
        </m:r>
        <m:d>
          <m:dPr>
            <m:ctrlPr>
              <w:rPr>
                <w:rFonts w:ascii="Cambria Math" w:hAnsi="Cambria Math" w:cs="Times New Roman"/>
                <w:kern w:val="0"/>
                <w:szCs w:val="24"/>
              </w:rPr>
            </m:ctrlPr>
          </m:dPr>
          <m:e>
            <m:sSub>
              <m:sSubPr>
                <m:ctrlPr>
                  <w:rPr>
                    <w:rFonts w:ascii="Cambria Math" w:hAnsi="Cambria Math" w:cs="Times New Roman"/>
                    <w:kern w:val="0"/>
                    <w:szCs w:val="24"/>
                  </w:rPr>
                </m:ctrlPr>
              </m:sSubPr>
              <m:e>
                <m:r>
                  <w:rPr>
                    <w:rFonts w:ascii="Cambria Math" w:hAnsi="Cambria Math" w:cs="Times New Roman"/>
                    <w:kern w:val="0"/>
                    <w:szCs w:val="24"/>
                    <w:rPrChange w:id="410" w:author="刘军涛" w:date="2021-12-22T16:41:00Z">
                      <w:rPr>
                        <w:rFonts w:ascii="Cambria Math" w:hAnsi="Cambria Math" w:cs="宋体"/>
                        <w:kern w:val="0"/>
                        <w:sz w:val="20"/>
                        <w:szCs w:val="20"/>
                      </w:rPr>
                    </w:rPrChange>
                  </w:rPr>
                  <m:t>V</m:t>
                </m:r>
              </m:e>
              <m:sub>
                <m:r>
                  <w:rPr>
                    <w:rFonts w:ascii="Cambria Math" w:hAnsi="Cambria Math" w:cs="Times New Roman"/>
                    <w:kern w:val="0"/>
                    <w:szCs w:val="24"/>
                    <w:rPrChange w:id="411" w:author="刘军涛" w:date="2021-12-22T16:41:00Z">
                      <w:rPr>
                        <w:rFonts w:ascii="Cambria Math" w:hAnsi="Cambria Math" w:cs="宋体"/>
                        <w:kern w:val="0"/>
                        <w:sz w:val="20"/>
                        <w:szCs w:val="20"/>
                      </w:rPr>
                    </w:rPrChange>
                  </w:rPr>
                  <m:t>i</m:t>
                </m:r>
              </m:sub>
            </m:sSub>
          </m:e>
        </m:d>
      </m:oMath>
      <w:r w:rsidRPr="00EC6609">
        <w:rPr>
          <w:rFonts w:cs="Times New Roman" w:hint="eastAsia"/>
          <w:kern w:val="0"/>
          <w:szCs w:val="24"/>
          <w:rPrChange w:id="412" w:author="刘军涛" w:date="2021-12-22T16:41:00Z">
            <w:rPr>
              <w:rFonts w:ascii="����" w:hAnsi="����" w:cs="宋体" w:hint="eastAsia"/>
              <w:kern w:val="0"/>
              <w:sz w:val="20"/>
              <w:szCs w:val="20"/>
            </w:rPr>
          </w:rPrChange>
        </w:rPr>
        <w:t>，可得到静态标定结果（如图</w:t>
      </w:r>
      <w:r w:rsidR="0020005F" w:rsidRPr="00EC6609">
        <w:rPr>
          <w:rFonts w:cs="Times New Roman" w:hint="eastAsia"/>
          <w:kern w:val="0"/>
          <w:szCs w:val="24"/>
          <w:rPrChange w:id="413" w:author="刘军涛" w:date="2021-12-22T16:41:00Z">
            <w:rPr>
              <w:rFonts w:ascii="����" w:hAnsi="����" w:cs="宋体" w:hint="eastAsia"/>
              <w:kern w:val="0"/>
              <w:sz w:val="20"/>
              <w:szCs w:val="20"/>
            </w:rPr>
          </w:rPrChange>
        </w:rPr>
        <w:t>1</w:t>
      </w:r>
      <w:r w:rsidRPr="00EC6609">
        <w:rPr>
          <w:rFonts w:cs="Times New Roman" w:hint="eastAsia"/>
          <w:kern w:val="0"/>
          <w:szCs w:val="24"/>
          <w:rPrChange w:id="414" w:author="刘军涛" w:date="2021-12-22T16:41:00Z">
            <w:rPr>
              <w:rFonts w:ascii="����" w:hAnsi="����" w:cs="宋体" w:hint="eastAsia"/>
              <w:kern w:val="0"/>
              <w:sz w:val="20"/>
              <w:szCs w:val="20"/>
            </w:rPr>
          </w:rPrChange>
        </w:rPr>
        <w:t>左）。</w:t>
      </w:r>
    </w:p>
    <w:p w14:paraId="455A13C7" w14:textId="30C72F03" w:rsidR="004612FE" w:rsidRPr="00A325D7" w:rsidRDefault="00127B85">
      <w:pPr>
        <w:pStyle w:val="2"/>
        <w:spacing w:before="156" w:after="156"/>
        <w:rPr>
          <w:rFonts w:cs="Times New Roman"/>
        </w:rPr>
        <w:pPrChange w:id="415" w:author="刘军涛" w:date="2021-12-22T16:38:00Z">
          <w:pPr>
            <w:widowControl/>
            <w:spacing w:line="270" w:lineRule="atLeast"/>
            <w:jc w:val="left"/>
          </w:pPr>
        </w:pPrChange>
      </w:pPr>
      <w:r w:rsidRPr="00A325D7">
        <w:rPr>
          <w:rFonts w:cs="Times New Roman"/>
        </w:rPr>
        <w:t>1</w:t>
      </w:r>
      <w:r w:rsidR="004612FE" w:rsidRPr="00A325D7">
        <w:rPr>
          <w:rFonts w:cs="Times New Roman"/>
        </w:rPr>
        <w:t>.</w:t>
      </w:r>
      <w:r w:rsidRPr="00A325D7">
        <w:rPr>
          <w:rFonts w:cs="Times New Roman"/>
        </w:rPr>
        <w:t>3</w:t>
      </w:r>
      <w:ins w:id="416" w:author="刘军涛" w:date="2021-12-22T16:38:00Z">
        <w:r w:rsidR="00267D7B" w:rsidRPr="00A325D7">
          <w:rPr>
            <w:rFonts w:cs="Times New Roman"/>
          </w:rPr>
          <w:t xml:space="preserve"> </w:t>
        </w:r>
      </w:ins>
      <w:del w:id="417" w:author="刘军涛" w:date="2021-12-22T16:38:00Z">
        <w:r w:rsidR="004612FE" w:rsidRPr="00A325D7" w:rsidDel="00267D7B">
          <w:rPr>
            <w:rFonts w:cs="Times New Roman"/>
          </w:rPr>
          <w:delText> </w:delText>
        </w:r>
      </w:del>
      <w:r w:rsidR="004612FE" w:rsidRPr="00A325D7">
        <w:rPr>
          <w:rFonts w:cs="Times New Roman" w:hint="eastAsia"/>
        </w:rPr>
        <w:t>动态色度标定</w:t>
      </w:r>
    </w:p>
    <w:p w14:paraId="2BB59887" w14:textId="09BFCB02" w:rsidR="004612FE" w:rsidRPr="00EC6609" w:rsidRDefault="004612FE">
      <w:pPr>
        <w:widowControl/>
        <w:ind w:firstLineChars="200" w:firstLine="480"/>
        <w:rPr>
          <w:rFonts w:cs="Times New Roman" w:hint="eastAsia"/>
          <w:kern w:val="0"/>
          <w:szCs w:val="24"/>
          <w:rPrChange w:id="418" w:author="刘军涛" w:date="2021-12-22T16:41:00Z">
            <w:rPr>
              <w:rFonts w:ascii="����" w:hAnsi="����" w:cs="宋体" w:hint="eastAsia"/>
              <w:kern w:val="0"/>
              <w:sz w:val="20"/>
              <w:szCs w:val="20"/>
            </w:rPr>
          </w:rPrChange>
        </w:rPr>
        <w:pPrChange w:id="419" w:author="刘军涛" w:date="2021-12-22T16:40:00Z">
          <w:pPr>
            <w:widowControl/>
            <w:spacing w:line="270" w:lineRule="atLeast"/>
            <w:jc w:val="left"/>
          </w:pPr>
        </w:pPrChange>
      </w:pPr>
      <w:del w:id="420" w:author="刘军涛" w:date="2021-12-22T16:39:00Z">
        <w:r w:rsidRPr="00EC6609" w:rsidDel="00A11691">
          <w:rPr>
            <w:rFonts w:cs="Times New Roman"/>
            <w:kern w:val="0"/>
            <w:szCs w:val="24"/>
            <w:rPrChange w:id="421" w:author="刘军涛" w:date="2021-12-22T16:41:00Z">
              <w:rPr>
                <w:rFonts w:ascii="����" w:hAnsi="����" w:cs="宋体"/>
                <w:kern w:val="0"/>
                <w:sz w:val="20"/>
                <w:szCs w:val="20"/>
              </w:rPr>
            </w:rPrChange>
          </w:rPr>
          <w:delText>​</w:delText>
        </w:r>
        <w:r w:rsidRPr="00EC6609" w:rsidDel="00A11691">
          <w:rPr>
            <w:rFonts w:cs="Times New Roman" w:hint="eastAsia"/>
            <w:kern w:val="0"/>
            <w:szCs w:val="24"/>
            <w:rPrChange w:id="422" w:author="刘军涛" w:date="2021-12-22T16:41:00Z">
              <w:rPr>
                <w:rFonts w:ascii="����" w:hAnsi="����" w:cs="宋体" w:hint="eastAsia"/>
                <w:kern w:val="0"/>
                <w:sz w:val="20"/>
                <w:szCs w:val="20"/>
              </w:rPr>
            </w:rPrChange>
          </w:rPr>
          <w:tab/>
        </w:r>
      </w:del>
      <w:r w:rsidRPr="00EC6609">
        <w:rPr>
          <w:rFonts w:cs="Times New Roman" w:hint="eastAsia"/>
          <w:kern w:val="0"/>
          <w:szCs w:val="24"/>
          <w:rPrChange w:id="423" w:author="刘军涛" w:date="2021-12-22T16:41:00Z">
            <w:rPr>
              <w:rFonts w:ascii="����" w:hAnsi="����" w:cs="宋体" w:hint="eastAsia"/>
              <w:kern w:val="0"/>
              <w:sz w:val="20"/>
              <w:szCs w:val="20"/>
            </w:rPr>
          </w:rPrChange>
        </w:rPr>
        <w:t>静态色度标定相当于基于全部井段数据进行的一次直方图均衡化处理，然而这种处理方式在数据分布不均匀时，即使进行了直方图均衡</w:t>
      </w:r>
      <w:proofErr w:type="gramStart"/>
      <w:r w:rsidRPr="00EC6609">
        <w:rPr>
          <w:rFonts w:cs="Times New Roman" w:hint="eastAsia"/>
          <w:kern w:val="0"/>
          <w:szCs w:val="24"/>
          <w:rPrChange w:id="424" w:author="刘军涛" w:date="2021-12-22T16:41:00Z">
            <w:rPr>
              <w:rFonts w:ascii="����" w:hAnsi="����" w:cs="宋体" w:hint="eastAsia"/>
              <w:kern w:val="0"/>
              <w:sz w:val="20"/>
              <w:szCs w:val="20"/>
            </w:rPr>
          </w:rPrChange>
        </w:rPr>
        <w:t>化仍然</w:t>
      </w:r>
      <w:proofErr w:type="gramEnd"/>
      <w:r w:rsidRPr="00EC6609">
        <w:rPr>
          <w:rFonts w:cs="Times New Roman" w:hint="eastAsia"/>
          <w:kern w:val="0"/>
          <w:szCs w:val="24"/>
          <w:rPrChange w:id="425" w:author="刘军涛" w:date="2021-12-22T16:41:00Z">
            <w:rPr>
              <w:rFonts w:ascii="����" w:hAnsi="����" w:cs="宋体" w:hint="eastAsia"/>
              <w:kern w:val="0"/>
              <w:sz w:val="20"/>
              <w:szCs w:val="20"/>
            </w:rPr>
          </w:rPrChange>
        </w:rPr>
        <w:t>会有大量数据堆积在</w:t>
      </w:r>
      <w:proofErr w:type="gramStart"/>
      <w:r w:rsidRPr="00EC6609">
        <w:rPr>
          <w:rFonts w:cs="Times New Roman" w:hint="eastAsia"/>
          <w:kern w:val="0"/>
          <w:szCs w:val="24"/>
          <w:rPrChange w:id="426" w:author="刘军涛" w:date="2021-12-22T16:41:00Z">
            <w:rPr>
              <w:rFonts w:ascii="����" w:hAnsi="����" w:cs="宋体" w:hint="eastAsia"/>
              <w:kern w:val="0"/>
              <w:sz w:val="20"/>
              <w:szCs w:val="20"/>
            </w:rPr>
          </w:rPrChange>
        </w:rPr>
        <w:t>一</w:t>
      </w:r>
      <w:proofErr w:type="gramEnd"/>
      <w:r w:rsidRPr="00EC6609">
        <w:rPr>
          <w:rFonts w:cs="Times New Roman" w:hint="eastAsia"/>
          <w:kern w:val="0"/>
          <w:szCs w:val="24"/>
          <w:rPrChange w:id="427" w:author="刘军涛" w:date="2021-12-22T16:41:00Z">
            <w:rPr>
              <w:rFonts w:ascii="����" w:hAnsi="����" w:cs="宋体" w:hint="eastAsia"/>
              <w:kern w:val="0"/>
              <w:sz w:val="20"/>
              <w:szCs w:val="20"/>
            </w:rPr>
          </w:rPrChange>
        </w:rPr>
        <w:t>小段区域，从而使图像的局部细节特征不明显</w:t>
      </w:r>
      <w:ins w:id="428" w:author="田 恒" w:date="2021-12-23T21:41:00Z">
        <w:r w:rsidR="004B29FD">
          <w:rPr>
            <w:rFonts w:cs="Times New Roman" w:hint="eastAsia"/>
            <w:kern w:val="0"/>
            <w:szCs w:val="24"/>
          </w:rPr>
          <w:t>，</w:t>
        </w:r>
      </w:ins>
      <w:del w:id="429" w:author="田 恒" w:date="2021-12-23T21:41:00Z">
        <w:r w:rsidRPr="00EC6609" w:rsidDel="004B29FD">
          <w:rPr>
            <w:rFonts w:cs="Times New Roman" w:hint="eastAsia"/>
            <w:kern w:val="0"/>
            <w:szCs w:val="24"/>
            <w:rPrChange w:id="430" w:author="刘军涛" w:date="2021-12-22T16:41:00Z">
              <w:rPr>
                <w:rFonts w:ascii="����" w:hAnsi="����" w:cs="宋体" w:hint="eastAsia"/>
                <w:kern w:val="0"/>
                <w:sz w:val="20"/>
                <w:szCs w:val="20"/>
              </w:rPr>
            </w:rPrChange>
          </w:rPr>
          <w:delText>。</w:delText>
        </w:r>
      </w:del>
      <w:del w:id="431" w:author="田 恒" w:date="2021-12-22T20:58:00Z">
        <w:r w:rsidRPr="00EC6609" w:rsidDel="005B7E82">
          <w:rPr>
            <w:rFonts w:cs="Times New Roman" w:hint="eastAsia"/>
            <w:kern w:val="0"/>
            <w:szCs w:val="24"/>
            <w:rPrChange w:id="432" w:author="刘军涛" w:date="2021-12-22T16:41:00Z">
              <w:rPr>
                <w:rFonts w:ascii="����" w:hAnsi="����" w:cs="宋体" w:hint="eastAsia"/>
                <w:kern w:val="0"/>
                <w:sz w:val="20"/>
                <w:szCs w:val="20"/>
              </w:rPr>
            </w:rPrChange>
          </w:rPr>
          <w:delText>针</w:delText>
        </w:r>
      </w:del>
      <w:ins w:id="433" w:author="田 恒" w:date="2021-12-22T20:58:00Z">
        <w:r w:rsidR="005B7E82">
          <w:rPr>
            <w:rFonts w:cs="Times New Roman" w:hint="eastAsia"/>
            <w:kern w:val="0"/>
            <w:szCs w:val="24"/>
          </w:rPr>
          <w:t>为</w:t>
        </w:r>
      </w:ins>
      <w:del w:id="434" w:author="田 恒" w:date="2021-12-22T20:58:00Z">
        <w:r w:rsidRPr="00EC6609" w:rsidDel="005B7E82">
          <w:rPr>
            <w:rFonts w:cs="Times New Roman" w:hint="eastAsia"/>
            <w:kern w:val="0"/>
            <w:szCs w:val="24"/>
            <w:rPrChange w:id="435" w:author="刘军涛" w:date="2021-12-22T16:41:00Z">
              <w:rPr>
                <w:rFonts w:ascii="����" w:hAnsi="����" w:cs="宋体" w:hint="eastAsia"/>
                <w:kern w:val="0"/>
                <w:sz w:val="20"/>
                <w:szCs w:val="20"/>
              </w:rPr>
            </w:rPrChange>
          </w:rPr>
          <w:delText>对</w:delText>
        </w:r>
      </w:del>
      <w:ins w:id="436" w:author="田 恒" w:date="2021-12-22T20:58:00Z">
        <w:r w:rsidR="005B7E82">
          <w:rPr>
            <w:rFonts w:cs="Times New Roman" w:hint="eastAsia"/>
            <w:kern w:val="0"/>
            <w:szCs w:val="24"/>
          </w:rPr>
          <w:t>解决</w:t>
        </w:r>
      </w:ins>
      <w:del w:id="437" w:author="田 恒" w:date="2021-12-22T20:58:00Z">
        <w:r w:rsidRPr="00EC6609" w:rsidDel="005B7E82">
          <w:rPr>
            <w:rFonts w:cs="Times New Roman" w:hint="eastAsia"/>
            <w:kern w:val="0"/>
            <w:szCs w:val="24"/>
            <w:rPrChange w:id="438" w:author="刘军涛" w:date="2021-12-22T16:41:00Z">
              <w:rPr>
                <w:rFonts w:ascii="����" w:hAnsi="����" w:cs="宋体" w:hint="eastAsia"/>
                <w:kern w:val="0"/>
                <w:sz w:val="20"/>
                <w:szCs w:val="20"/>
              </w:rPr>
            </w:rPrChange>
          </w:rPr>
          <w:delText>这个</w:delText>
        </w:r>
      </w:del>
      <w:del w:id="439" w:author="田 恒" w:date="2021-12-22T20:59:00Z">
        <w:r w:rsidRPr="00EC6609" w:rsidDel="005B7E82">
          <w:rPr>
            <w:rFonts w:cs="Times New Roman" w:hint="eastAsia"/>
            <w:kern w:val="0"/>
            <w:szCs w:val="24"/>
            <w:rPrChange w:id="440" w:author="刘军涛" w:date="2021-12-22T16:41:00Z">
              <w:rPr>
                <w:rFonts w:ascii="����" w:hAnsi="����" w:cs="宋体" w:hint="eastAsia"/>
                <w:kern w:val="0"/>
                <w:sz w:val="20"/>
                <w:szCs w:val="20"/>
              </w:rPr>
            </w:rPrChange>
          </w:rPr>
          <w:delText>问题</w:delText>
        </w:r>
      </w:del>
      <w:del w:id="441" w:author="田 恒" w:date="2021-12-23T21:41:00Z">
        <w:r w:rsidRPr="00EC6609" w:rsidDel="004B29FD">
          <w:rPr>
            <w:rFonts w:cs="Times New Roman" w:hint="eastAsia"/>
            <w:kern w:val="0"/>
            <w:szCs w:val="24"/>
            <w:rPrChange w:id="442" w:author="刘军涛" w:date="2021-12-22T16:41:00Z">
              <w:rPr>
                <w:rFonts w:ascii="����" w:hAnsi="����" w:cs="宋体" w:hint="eastAsia"/>
                <w:kern w:val="0"/>
                <w:sz w:val="20"/>
                <w:szCs w:val="20"/>
              </w:rPr>
            </w:rPrChange>
          </w:rPr>
          <w:delText>，</w:delText>
        </w:r>
      </w:del>
      <w:ins w:id="443" w:author="田 恒" w:date="2021-12-23T21:41:00Z">
        <w:r w:rsidR="004B29FD">
          <w:rPr>
            <w:rFonts w:cs="Times New Roman" w:hint="eastAsia"/>
            <w:kern w:val="0"/>
            <w:szCs w:val="24"/>
          </w:rPr>
          <w:t>静态色度标定的局部细节特征不明显</w:t>
        </w:r>
      </w:ins>
      <w:ins w:id="444" w:author="田 恒" w:date="2021-12-23T21:42:00Z">
        <w:r w:rsidR="004B29FD">
          <w:rPr>
            <w:rFonts w:cs="Times New Roman" w:hint="eastAsia"/>
            <w:kern w:val="0"/>
            <w:szCs w:val="24"/>
          </w:rPr>
          <w:t>的问题</w:t>
        </w:r>
      </w:ins>
      <w:commentRangeStart w:id="445"/>
      <w:del w:id="446" w:author="田 恒" w:date="2021-12-22T20:57:00Z">
        <w:r w:rsidRPr="00EC6609" w:rsidDel="005B7E82">
          <w:rPr>
            <w:rFonts w:cs="Times New Roman" w:hint="eastAsia"/>
            <w:kern w:val="0"/>
            <w:szCs w:val="24"/>
            <w:rPrChange w:id="447" w:author="刘军涛" w:date="2021-12-22T16:41:00Z">
              <w:rPr>
                <w:rFonts w:ascii="����" w:hAnsi="����" w:cs="宋体" w:hint="eastAsia"/>
                <w:kern w:val="0"/>
                <w:sz w:val="20"/>
                <w:szCs w:val="20"/>
              </w:rPr>
            </w:rPrChange>
          </w:rPr>
          <w:delText>赖富强</w:delText>
        </w:r>
        <w:commentRangeEnd w:id="445"/>
        <w:r w:rsidR="00523631" w:rsidRPr="00A325D7" w:rsidDel="005B7E82">
          <w:rPr>
            <w:rStyle w:val="ac"/>
            <w:rFonts w:cs="Times New Roman" w:hint="eastAsia"/>
            <w:sz w:val="24"/>
            <w:szCs w:val="24"/>
          </w:rPr>
          <w:commentReference w:id="445"/>
        </w:r>
      </w:del>
      <w:ins w:id="448" w:author="刘军涛" w:date="2021-12-22T16:30:00Z">
        <w:del w:id="449" w:author="田 恒" w:date="2021-12-22T20:57:00Z">
          <w:r w:rsidR="00485CDE" w:rsidRPr="00EC6609" w:rsidDel="005B7E82">
            <w:rPr>
              <w:rFonts w:cs="Times New Roman" w:hint="eastAsia"/>
              <w:kern w:val="0"/>
              <w:szCs w:val="24"/>
              <w:rPrChange w:id="450" w:author="刘军涛" w:date="2021-12-22T16:41:00Z">
                <w:rPr>
                  <w:rFonts w:ascii="����" w:hAnsi="����" w:cs="宋体" w:hint="eastAsia"/>
                  <w:kern w:val="0"/>
                  <w:sz w:val="20"/>
                  <w:szCs w:val="20"/>
                </w:rPr>
              </w:rPrChange>
            </w:rPr>
            <w:delText>等人</w:delText>
          </w:r>
        </w:del>
      </w:ins>
      <w:del w:id="451" w:author="田 恒" w:date="2021-12-23T21:42:00Z">
        <w:r w:rsidR="004B29FD" w:rsidRPr="00EC6609" w:rsidDel="004B29FD">
          <w:rPr>
            <w:rFonts w:cs="Times New Roman" w:hint="eastAsia"/>
            <w:kern w:val="0"/>
            <w:szCs w:val="24"/>
            <w:rPrChange w:id="452" w:author="刘军涛" w:date="2021-12-22T16:41:00Z">
              <w:rPr>
                <w:rFonts w:ascii="����" w:hAnsi="����" w:cs="宋体" w:hint="eastAsia"/>
                <w:kern w:val="0"/>
                <w:sz w:val="20"/>
                <w:szCs w:val="20"/>
              </w:rPr>
            </w:rPrChange>
          </w:rPr>
          <w:delText>提出</w:delText>
        </w:r>
      </w:del>
      <w:ins w:id="453" w:author="田 恒" w:date="2021-12-23T21:42:00Z">
        <w:r w:rsidR="004B29FD">
          <w:rPr>
            <w:rFonts w:cs="Times New Roman" w:hint="eastAsia"/>
            <w:kern w:val="0"/>
            <w:szCs w:val="24"/>
          </w:rPr>
          <w:t>诞生了</w:t>
        </w:r>
      </w:ins>
      <w:del w:id="454" w:author="田 恒" w:date="2021-12-23T21:42:00Z">
        <w:r w:rsidR="004B29FD" w:rsidRPr="00EC6609" w:rsidDel="004B29FD">
          <w:rPr>
            <w:rFonts w:cs="Times New Roman" w:hint="eastAsia"/>
            <w:kern w:val="0"/>
            <w:szCs w:val="24"/>
            <w:rPrChange w:id="455" w:author="刘军涛" w:date="2021-12-22T16:41:00Z">
              <w:rPr>
                <w:rFonts w:ascii="����" w:hAnsi="����" w:cs="宋体" w:hint="eastAsia"/>
                <w:kern w:val="0"/>
                <w:sz w:val="20"/>
                <w:szCs w:val="20"/>
              </w:rPr>
            </w:rPrChange>
          </w:rPr>
          <w:delText>了</w:delText>
        </w:r>
      </w:del>
      <w:r w:rsidRPr="00EC6609">
        <w:rPr>
          <w:rFonts w:cs="Times New Roman" w:hint="eastAsia"/>
          <w:kern w:val="0"/>
          <w:szCs w:val="24"/>
          <w:rPrChange w:id="456" w:author="刘军涛" w:date="2021-12-22T16:41:00Z">
            <w:rPr>
              <w:rFonts w:ascii="����" w:hAnsi="����" w:cs="宋体" w:hint="eastAsia"/>
              <w:kern w:val="0"/>
              <w:sz w:val="20"/>
              <w:szCs w:val="20"/>
            </w:rPr>
          </w:rPrChange>
        </w:rPr>
        <w:t>动态色度标定法</w:t>
      </w:r>
      <w:commentRangeStart w:id="457"/>
      <w:r w:rsidR="003B3D3D" w:rsidRPr="00EC6609">
        <w:rPr>
          <w:rFonts w:cs="Times New Roman" w:hint="eastAsia"/>
          <w:kern w:val="0"/>
          <w:szCs w:val="24"/>
          <w:vertAlign w:val="superscript"/>
          <w:rPrChange w:id="458" w:author="刘军涛" w:date="2021-12-22T16:41:00Z">
            <w:rPr>
              <w:rFonts w:ascii="����" w:hAnsi="����" w:cs="宋体" w:hint="eastAsia"/>
              <w:kern w:val="0"/>
              <w:sz w:val="20"/>
              <w:szCs w:val="20"/>
            </w:rPr>
          </w:rPrChange>
        </w:rPr>
        <w:fldChar w:fldCharType="begin"/>
      </w:r>
      <w:r w:rsidR="00A86E35">
        <w:rPr>
          <w:rFonts w:cs="Times New Roman"/>
          <w:kern w:val="0"/>
          <w:szCs w:val="24"/>
          <w:vertAlign w:val="superscript"/>
        </w:rPr>
        <w:instrText xml:space="preserve"> ADDIN ZOTERO_ITEM CSL_CITATION {"citationID":"Z9f4djTz","properties":{"formattedCitation":"\\super [14]\\nosupersub{}","plainCitation":"[14]","noteIndex":0},"citationItems":[{"id":108,"uris":["http://zotero.org/users/local/Tdr7t6qq/items/RTJ3VN65"],"uri"</w:instrText>
      </w:r>
      <w:r w:rsidR="00A86E35">
        <w:rPr>
          <w:rFonts w:cs="Times New Roman" w:hint="eastAsia"/>
          <w:kern w:val="0"/>
          <w:szCs w:val="24"/>
          <w:vertAlign w:val="superscript"/>
        </w:rPr>
        <w:instrText>:["http://zotero.org/users/local/Tdr7t6qq/items/RTJ3VN65"],"itemData":{"id":108,"type":"thesis","abstract":"</w:instrText>
      </w:r>
      <w:r w:rsidR="00A86E35">
        <w:rPr>
          <w:rFonts w:cs="Times New Roman" w:hint="eastAsia"/>
          <w:kern w:val="0"/>
          <w:szCs w:val="24"/>
          <w:vertAlign w:val="superscript"/>
        </w:rPr>
        <w:instrText>电成像测井以其高分辨率和图像直观性的特点</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在复杂油气藏的勘探以及非均质性储层评价等方面得到广泛应用</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而电成像测井数据的预处理方法和图像的处理技术关系着电成像测井地质解释的精度和准确性</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同时对典型的地质现象建立成像图像模板库并进行自动匹配识别、地质参数的自动定量计算、电成像测井识别地层周期等方面的研究</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随着电成像测井在地质解释上的应用深入</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越来越受到人们关注。</w:instrText>
      </w:r>
      <w:r w:rsidR="00A86E35">
        <w:rPr>
          <w:rFonts w:cs="Times New Roman" w:hint="eastAsia"/>
          <w:kern w:val="0"/>
          <w:szCs w:val="24"/>
          <w:vertAlign w:val="superscript"/>
        </w:rPr>
        <w:instrText xml:space="preserve"> \t</w:instrText>
      </w:r>
      <w:r w:rsidR="00A86E35">
        <w:rPr>
          <w:rFonts w:cs="Times New Roman" w:hint="eastAsia"/>
          <w:kern w:val="0"/>
          <w:szCs w:val="24"/>
          <w:vertAlign w:val="superscript"/>
        </w:rPr>
        <w:instrText>本论文首先以</w:instrText>
      </w:r>
      <w:r w:rsidR="00A86E35">
        <w:rPr>
          <w:rFonts w:cs="Times New Roman" w:hint="eastAsia"/>
          <w:kern w:val="0"/>
          <w:szCs w:val="24"/>
          <w:vertAlign w:val="superscript"/>
        </w:rPr>
        <w:instrText>ERMI</w:instrText>
      </w:r>
      <w:r w:rsidR="00A86E35">
        <w:rPr>
          <w:rFonts w:cs="Times New Roman" w:hint="eastAsia"/>
          <w:kern w:val="0"/>
          <w:szCs w:val="24"/>
          <w:vertAlign w:val="superscript"/>
        </w:rPr>
        <w:instrText>所测量的数据为研究对象</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进行预处理校正和图像生成与显示方法的研究</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着重研究了基于遇卡识别的改进</w:instrText>
      </w:r>
      <w:r w:rsidR="00A86E35">
        <w:rPr>
          <w:rFonts w:cs="Times New Roman" w:hint="eastAsia"/>
          <w:kern w:val="0"/>
          <w:szCs w:val="24"/>
          <w:vertAlign w:val="superscript"/>
        </w:rPr>
        <w:instrText>Kalman</w:instrText>
      </w:r>
      <w:r w:rsidR="00A86E35">
        <w:rPr>
          <w:rFonts w:cs="Times New Roman" w:hint="eastAsia"/>
          <w:kern w:val="0"/>
          <w:szCs w:val="24"/>
          <w:vertAlign w:val="superscript"/>
        </w:rPr>
        <w:instrText>滤波器模型</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加速度校正方法</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消除了井下仪器复杂运动引起的图像压缩拉伸和锯齿现象</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首次考虑分别从极板内和极</w:instrText>
      </w:r>
      <w:r w:rsidR="00A86E35">
        <w:rPr>
          <w:rFonts w:cs="Times New Roman" w:hint="eastAsia"/>
          <w:kern w:val="0"/>
          <w:szCs w:val="24"/>
          <w:vertAlign w:val="superscript"/>
        </w:rPr>
        <w:instrText>...","genre":"</w:instrText>
      </w:r>
      <w:r w:rsidR="00A86E35">
        <w:rPr>
          <w:rFonts w:cs="Times New Roman" w:hint="eastAsia"/>
          <w:kern w:val="0"/>
          <w:szCs w:val="24"/>
          <w:vertAlign w:val="superscript"/>
        </w:rPr>
        <w:instrText>博士</w:instrText>
      </w:r>
      <w:r w:rsidR="00A86E35">
        <w:rPr>
          <w:rFonts w:cs="Times New Roman" w:hint="eastAsia"/>
          <w:kern w:val="0"/>
          <w:szCs w:val="24"/>
          <w:vertAlign w:val="superscript"/>
        </w:rPr>
        <w:instrText>","language":"</w:instrText>
      </w:r>
      <w:r w:rsidR="00A86E35">
        <w:rPr>
          <w:rFonts w:cs="Times New Roman" w:hint="eastAsia"/>
          <w:kern w:val="0"/>
          <w:szCs w:val="24"/>
          <w:vertAlign w:val="superscript"/>
        </w:rPr>
        <w:instrText>中文</w:instrText>
      </w:r>
      <w:r w:rsidR="00A86E35">
        <w:rPr>
          <w:rFonts w:cs="Times New Roman" w:hint="eastAsia"/>
          <w:kern w:val="0"/>
          <w:szCs w:val="24"/>
          <w:vertAlign w:val="superscript"/>
        </w:rPr>
        <w:instrText>;","publisher":"</w:instrText>
      </w:r>
      <w:r w:rsidR="00A86E35">
        <w:rPr>
          <w:rFonts w:cs="Times New Roman" w:hint="eastAsia"/>
          <w:kern w:val="0"/>
          <w:szCs w:val="24"/>
          <w:vertAlign w:val="superscript"/>
        </w:rPr>
        <w:instrText>中国石油大学</w:instrText>
      </w:r>
      <w:r w:rsidR="00A86E35">
        <w:rPr>
          <w:rFonts w:cs="Times New Roman" w:hint="eastAsia"/>
          <w:kern w:val="0"/>
          <w:szCs w:val="24"/>
          <w:vertAlign w:val="superscript"/>
        </w:rPr>
        <w:instrText>","source":"CNKI","title":"</w:instrText>
      </w:r>
      <w:r w:rsidR="00A86E35">
        <w:rPr>
          <w:rFonts w:cs="Times New Roman" w:hint="eastAsia"/>
          <w:kern w:val="0"/>
          <w:szCs w:val="24"/>
          <w:vertAlign w:val="superscript"/>
        </w:rPr>
        <w:instrText>电成像测井处理及解释方法研究</w:instrText>
      </w:r>
      <w:r w:rsidR="00A86E35">
        <w:rPr>
          <w:rFonts w:cs="Times New Roman" w:hint="eastAsia"/>
          <w:kern w:val="0"/>
          <w:szCs w:val="24"/>
          <w:vertAlign w:val="superscript"/>
        </w:rPr>
        <w:instrText>","URL":"https://kns.cnki.net/kcms/detail/detail.aspx?dbcode=CDFD&amp;dbname=CDFD1214&amp;filename=1011286336.nh&amp;uniplatform=NZKPT&amp;v=qSiyGojs9NxdRWLPDB_u47VwJY9liWd3Xuw-6yyBIXArXcOK05PK2KT6GEoi7vbF","author":[{"family":"</w:instrText>
      </w:r>
      <w:r w:rsidR="00A86E35">
        <w:rPr>
          <w:rFonts w:cs="Times New Roman" w:hint="eastAsia"/>
          <w:kern w:val="0"/>
          <w:szCs w:val="24"/>
          <w:vertAlign w:val="superscript"/>
        </w:rPr>
        <w:instrText>赖</w:instrText>
      </w:r>
      <w:r w:rsidR="00A86E35">
        <w:rPr>
          <w:rFonts w:cs="Times New Roman" w:hint="eastAsia"/>
          <w:kern w:val="0"/>
          <w:szCs w:val="24"/>
          <w:vertAlign w:val="superscript"/>
        </w:rPr>
        <w:instrText>","given":"</w:instrText>
      </w:r>
      <w:r w:rsidR="00A86E35">
        <w:rPr>
          <w:rFonts w:cs="Times New Roman" w:hint="eastAsia"/>
          <w:kern w:val="0"/>
          <w:szCs w:val="24"/>
          <w:vertAlign w:val="superscript"/>
        </w:rPr>
        <w:instrText>富强</w:instrText>
      </w:r>
      <w:r w:rsidR="00A86E35">
        <w:rPr>
          <w:rFonts w:cs="Times New Roman" w:hint="eastAsia"/>
          <w:kern w:val="0"/>
          <w:szCs w:val="24"/>
          <w:vertAlign w:val="superscript"/>
        </w:rPr>
        <w:instrText>"}],"accessed":{"date-parts":[["2021",</w:instrText>
      </w:r>
      <w:r w:rsidR="00A86E35">
        <w:rPr>
          <w:rFonts w:cs="Times New Roman"/>
          <w:kern w:val="0"/>
          <w:szCs w:val="24"/>
          <w:vertAlign w:val="superscript"/>
        </w:rPr>
        <w:instrText xml:space="preserve">11,27]]},"issued":{"date-parts":[["2011"]]}}}],"schema":"https://github.com/citation-style-language/schema/raw/master/csl-citation.json"} </w:instrText>
      </w:r>
      <w:r w:rsidR="003B3D3D" w:rsidRPr="00EC6609">
        <w:rPr>
          <w:rFonts w:cs="Times New Roman" w:hint="eastAsia"/>
          <w:kern w:val="0"/>
          <w:szCs w:val="24"/>
          <w:vertAlign w:val="superscript"/>
          <w:rPrChange w:id="459" w:author="刘军涛" w:date="2021-12-22T16:41:00Z">
            <w:rPr>
              <w:rFonts w:ascii="����" w:hAnsi="����" w:cs="宋体" w:hint="eastAsia"/>
              <w:kern w:val="0"/>
              <w:sz w:val="20"/>
              <w:szCs w:val="20"/>
            </w:rPr>
          </w:rPrChange>
        </w:rPr>
        <w:fldChar w:fldCharType="separate"/>
      </w:r>
      <w:r w:rsidR="00A86E35" w:rsidRPr="00A86E35">
        <w:rPr>
          <w:rFonts w:cs="Times New Roman"/>
          <w:kern w:val="0"/>
          <w:szCs w:val="24"/>
          <w:vertAlign w:val="superscript"/>
        </w:rPr>
        <w:t>[14]</w:t>
      </w:r>
      <w:r w:rsidR="003B3D3D" w:rsidRPr="00EC6609">
        <w:rPr>
          <w:rFonts w:cs="Times New Roman" w:hint="eastAsia"/>
          <w:kern w:val="0"/>
          <w:szCs w:val="24"/>
          <w:vertAlign w:val="superscript"/>
          <w:rPrChange w:id="460" w:author="刘军涛" w:date="2021-12-22T16:41:00Z">
            <w:rPr>
              <w:rFonts w:ascii="����" w:hAnsi="����" w:cs="宋体" w:hint="eastAsia"/>
              <w:kern w:val="0"/>
              <w:sz w:val="20"/>
              <w:szCs w:val="20"/>
            </w:rPr>
          </w:rPrChange>
        </w:rPr>
        <w:fldChar w:fldCharType="end"/>
      </w:r>
      <w:commentRangeEnd w:id="457"/>
      <w:r w:rsidR="006E7235" w:rsidRPr="00A325D7">
        <w:rPr>
          <w:rStyle w:val="ac"/>
          <w:rFonts w:cs="Times New Roman"/>
        </w:rPr>
        <w:commentReference w:id="457"/>
      </w:r>
      <w:r w:rsidRPr="00EC6609">
        <w:rPr>
          <w:rFonts w:cs="Times New Roman" w:hint="eastAsia"/>
          <w:kern w:val="0"/>
          <w:szCs w:val="24"/>
          <w:rPrChange w:id="461" w:author="刘军涛" w:date="2021-12-22T16:41:00Z">
            <w:rPr>
              <w:rFonts w:ascii="����" w:hAnsi="����" w:cs="宋体" w:hint="eastAsia"/>
              <w:kern w:val="0"/>
              <w:sz w:val="20"/>
              <w:szCs w:val="20"/>
            </w:rPr>
          </w:rPrChange>
        </w:rPr>
        <w:t>。</w:t>
      </w:r>
    </w:p>
    <w:p w14:paraId="70A947B6" w14:textId="5AA608A4" w:rsidR="004612FE" w:rsidRPr="00EC6609" w:rsidRDefault="004612FE">
      <w:pPr>
        <w:widowControl/>
        <w:ind w:firstLineChars="200" w:firstLine="480"/>
        <w:rPr>
          <w:rFonts w:cs="Times New Roman" w:hint="eastAsia"/>
          <w:kern w:val="0"/>
          <w:szCs w:val="24"/>
          <w:rPrChange w:id="462" w:author="刘军涛" w:date="2021-12-22T16:41:00Z">
            <w:rPr>
              <w:rFonts w:ascii="����" w:hAnsi="����" w:cs="宋体" w:hint="eastAsia"/>
              <w:kern w:val="0"/>
              <w:sz w:val="20"/>
              <w:szCs w:val="20"/>
            </w:rPr>
          </w:rPrChange>
        </w:rPr>
        <w:pPrChange w:id="463" w:author="刘军涛" w:date="2021-12-22T16:40:00Z">
          <w:pPr>
            <w:widowControl/>
            <w:spacing w:line="270" w:lineRule="atLeast"/>
            <w:jc w:val="left"/>
          </w:pPr>
        </w:pPrChange>
      </w:pPr>
      <w:del w:id="464" w:author="刘军涛" w:date="2021-12-22T16:39:00Z">
        <w:r w:rsidRPr="00EC6609" w:rsidDel="00A11691">
          <w:rPr>
            <w:rFonts w:cs="Times New Roman"/>
            <w:kern w:val="0"/>
            <w:szCs w:val="24"/>
            <w:rPrChange w:id="465" w:author="刘军涛" w:date="2021-12-22T16:41:00Z">
              <w:rPr>
                <w:rFonts w:ascii="����" w:hAnsi="����" w:cs="宋体"/>
                <w:kern w:val="0"/>
                <w:sz w:val="20"/>
                <w:szCs w:val="20"/>
              </w:rPr>
            </w:rPrChange>
          </w:rPr>
          <w:delText>​</w:delText>
        </w:r>
        <w:r w:rsidRPr="00EC6609" w:rsidDel="00A11691">
          <w:rPr>
            <w:rFonts w:cs="Times New Roman" w:hint="eastAsia"/>
            <w:kern w:val="0"/>
            <w:szCs w:val="24"/>
            <w:rPrChange w:id="466" w:author="刘军涛" w:date="2021-12-22T16:41:00Z">
              <w:rPr>
                <w:rFonts w:ascii="����" w:hAnsi="����" w:cs="宋体" w:hint="eastAsia"/>
                <w:kern w:val="0"/>
                <w:sz w:val="20"/>
                <w:szCs w:val="20"/>
              </w:rPr>
            </w:rPrChange>
          </w:rPr>
          <w:tab/>
        </w:r>
      </w:del>
      <w:r w:rsidRPr="00EC6609">
        <w:rPr>
          <w:rFonts w:cs="Times New Roman" w:hint="eastAsia"/>
          <w:kern w:val="0"/>
          <w:szCs w:val="24"/>
          <w:rPrChange w:id="467" w:author="刘军涛" w:date="2021-12-22T16:41:00Z">
            <w:rPr>
              <w:rFonts w:ascii="����" w:hAnsi="����" w:cs="宋体" w:hint="eastAsia"/>
              <w:kern w:val="0"/>
              <w:sz w:val="20"/>
              <w:szCs w:val="20"/>
            </w:rPr>
          </w:rPrChange>
        </w:rPr>
        <w:t>动态色度标定法首先需要选取一个滑动窗长，在窗长范围内进行静态色度标定，然后在整个处理井段上按照</w:t>
      </w:r>
      <w:proofErr w:type="gramStart"/>
      <w:r w:rsidRPr="00EC6609">
        <w:rPr>
          <w:rFonts w:cs="Times New Roman" w:hint="eastAsia"/>
          <w:kern w:val="0"/>
          <w:szCs w:val="24"/>
          <w:rPrChange w:id="468" w:author="刘军涛" w:date="2021-12-22T16:41:00Z">
            <w:rPr>
              <w:rFonts w:ascii="����" w:hAnsi="����" w:cs="宋体" w:hint="eastAsia"/>
              <w:kern w:val="0"/>
              <w:sz w:val="20"/>
              <w:szCs w:val="20"/>
            </w:rPr>
          </w:rPrChange>
        </w:rPr>
        <w:t>一</w:t>
      </w:r>
      <w:proofErr w:type="gramEnd"/>
      <w:r w:rsidRPr="00EC6609">
        <w:rPr>
          <w:rFonts w:cs="Times New Roman" w:hint="eastAsia"/>
          <w:kern w:val="0"/>
          <w:szCs w:val="24"/>
          <w:rPrChange w:id="469" w:author="刘军涛" w:date="2021-12-22T16:41:00Z">
            <w:rPr>
              <w:rFonts w:ascii="����" w:hAnsi="����" w:cs="宋体" w:hint="eastAsia"/>
              <w:kern w:val="0"/>
              <w:sz w:val="20"/>
              <w:szCs w:val="20"/>
            </w:rPr>
          </w:rPrChange>
        </w:rPr>
        <w:t>定步长移动窗口（步长一般取窗长的</w:t>
      </w:r>
      <w:r w:rsidRPr="00EC6609">
        <w:rPr>
          <w:rFonts w:cs="Times New Roman" w:hint="eastAsia"/>
          <w:kern w:val="0"/>
          <w:szCs w:val="24"/>
          <w:rPrChange w:id="470" w:author="刘军涛" w:date="2021-12-22T16:41:00Z">
            <w:rPr>
              <w:rFonts w:ascii="����" w:hAnsi="����" w:cs="宋体" w:hint="eastAsia"/>
              <w:kern w:val="0"/>
              <w:sz w:val="20"/>
              <w:szCs w:val="20"/>
            </w:rPr>
          </w:rPrChange>
        </w:rPr>
        <w:t>4/5</w:t>
      </w:r>
      <w:r w:rsidRPr="00EC6609">
        <w:rPr>
          <w:rFonts w:cs="Times New Roman" w:hint="eastAsia"/>
          <w:kern w:val="0"/>
          <w:szCs w:val="24"/>
          <w:rPrChange w:id="471" w:author="刘军涛" w:date="2021-12-22T16:41:00Z">
            <w:rPr>
              <w:rFonts w:ascii="����" w:hAnsi="����" w:cs="宋体" w:hint="eastAsia"/>
              <w:kern w:val="0"/>
              <w:sz w:val="20"/>
              <w:szCs w:val="20"/>
            </w:rPr>
          </w:rPrChange>
        </w:rPr>
        <w:t>），重复做静态色度标定直到完成整个井段的色度标定，结果见图</w:t>
      </w:r>
      <w:r w:rsidR="0020005F" w:rsidRPr="00EC6609">
        <w:rPr>
          <w:rFonts w:cs="Times New Roman" w:hint="eastAsia"/>
          <w:kern w:val="0"/>
          <w:szCs w:val="24"/>
          <w:rPrChange w:id="472" w:author="刘军涛" w:date="2021-12-22T16:41:00Z">
            <w:rPr>
              <w:rFonts w:ascii="����" w:hAnsi="����" w:cs="宋体" w:hint="eastAsia"/>
              <w:kern w:val="0"/>
              <w:sz w:val="20"/>
              <w:szCs w:val="20"/>
            </w:rPr>
          </w:rPrChange>
        </w:rPr>
        <w:t>1</w:t>
      </w:r>
      <w:r w:rsidR="005A6312" w:rsidRPr="00EC6609">
        <w:rPr>
          <w:rFonts w:cs="Times New Roman" w:hint="eastAsia"/>
          <w:kern w:val="0"/>
          <w:szCs w:val="24"/>
          <w:rPrChange w:id="473" w:author="刘军涛" w:date="2021-12-22T16:41:00Z">
            <w:rPr>
              <w:rFonts w:ascii="����" w:hAnsi="����" w:cs="宋体" w:hint="eastAsia"/>
              <w:kern w:val="0"/>
              <w:sz w:val="20"/>
              <w:szCs w:val="20"/>
            </w:rPr>
          </w:rPrChange>
        </w:rPr>
        <w:t>右</w:t>
      </w:r>
      <w:r w:rsidRPr="00EC6609">
        <w:rPr>
          <w:rFonts w:cs="Times New Roman" w:hint="eastAsia"/>
          <w:kern w:val="0"/>
          <w:szCs w:val="24"/>
          <w:rPrChange w:id="474" w:author="刘军涛" w:date="2021-12-22T16:41:00Z">
            <w:rPr>
              <w:rFonts w:ascii="����" w:hAnsi="����" w:cs="宋体" w:hint="eastAsia"/>
              <w:kern w:val="0"/>
              <w:sz w:val="20"/>
              <w:szCs w:val="20"/>
            </w:rPr>
          </w:rPrChange>
        </w:rPr>
        <w:t>。</w:t>
      </w:r>
    </w:p>
    <w:p w14:paraId="3790B770" w14:textId="77777777" w:rsidR="002064E1" w:rsidRPr="00EC6609" w:rsidRDefault="002064E1">
      <w:pPr>
        <w:pStyle w:val="1"/>
        <w:spacing w:before="156" w:after="156"/>
        <w:rPr>
          <w:rFonts w:hint="eastAsia"/>
          <w:rPrChange w:id="475" w:author="刘军涛" w:date="2021-12-22T16:41:00Z">
            <w:rPr>
              <w:rFonts w:ascii="����" w:hAnsi="����" w:cs="宋体" w:hint="eastAsia"/>
              <w:kern w:val="0"/>
              <w:sz w:val="27"/>
              <w:szCs w:val="27"/>
            </w:rPr>
          </w:rPrChange>
        </w:rPr>
        <w:pPrChange w:id="476" w:author="刘军涛" w:date="2021-12-22T16:41:00Z">
          <w:pPr>
            <w:widowControl/>
            <w:spacing w:before="100" w:beforeAutospacing="1" w:after="100" w:afterAutospacing="1" w:line="293" w:lineRule="atLeast"/>
            <w:ind w:firstLine="420"/>
            <w:jc w:val="left"/>
          </w:pPr>
        </w:pPrChange>
      </w:pPr>
      <w:r w:rsidRPr="00EC6609">
        <w:rPr>
          <w:rFonts w:hint="eastAsia"/>
          <w:rPrChange w:id="477" w:author="刘军涛" w:date="2021-12-22T16:41:00Z">
            <w:rPr>
              <w:rFonts w:ascii="����" w:hAnsi="����" w:cs="宋体" w:hint="eastAsia"/>
              <w:bCs/>
              <w:kern w:val="0"/>
              <w:sz w:val="27"/>
              <w:szCs w:val="27"/>
            </w:rPr>
          </w:rPrChange>
        </w:rPr>
        <w:lastRenderedPageBreak/>
        <w:t xml:space="preserve">2 </w:t>
      </w:r>
      <w:r w:rsidRPr="00EC6609">
        <w:rPr>
          <w:rFonts w:hint="eastAsia"/>
          <w:rPrChange w:id="478" w:author="刘军涛" w:date="2021-12-22T16:41:00Z">
            <w:rPr>
              <w:rFonts w:ascii="����" w:hAnsi="����" w:cs="宋体" w:hint="eastAsia"/>
              <w:bCs/>
              <w:kern w:val="0"/>
              <w:sz w:val="27"/>
              <w:szCs w:val="27"/>
            </w:rPr>
          </w:rPrChange>
        </w:rPr>
        <w:t>动态色度标定的改进方案</w:t>
      </w:r>
    </w:p>
    <w:p w14:paraId="2EA653B2" w14:textId="03E75052" w:rsidR="002064E1" w:rsidRPr="00B638F4" w:rsidRDefault="002064E1">
      <w:pPr>
        <w:widowControl/>
        <w:ind w:firstLineChars="200" w:firstLine="480"/>
        <w:rPr>
          <w:rFonts w:cs="Times New Roman" w:hint="eastAsia"/>
          <w:kern w:val="0"/>
          <w:szCs w:val="24"/>
          <w:rPrChange w:id="479" w:author="刘军涛" w:date="2021-12-22T16:42:00Z">
            <w:rPr>
              <w:rFonts w:ascii="����" w:hAnsi="����" w:cs="宋体" w:hint="eastAsia"/>
              <w:kern w:val="0"/>
              <w:sz w:val="20"/>
              <w:szCs w:val="20"/>
            </w:rPr>
          </w:rPrChange>
        </w:rPr>
        <w:pPrChange w:id="480" w:author="刘军涛" w:date="2021-12-22T16:41:00Z">
          <w:pPr>
            <w:widowControl/>
            <w:spacing w:line="270" w:lineRule="atLeast"/>
            <w:jc w:val="left"/>
          </w:pPr>
        </w:pPrChange>
      </w:pPr>
      <w:r w:rsidRPr="00B638F4">
        <w:rPr>
          <w:rFonts w:cs="Times New Roman" w:hint="eastAsia"/>
          <w:kern w:val="0"/>
          <w:szCs w:val="24"/>
          <w:rPrChange w:id="481" w:author="刘军涛" w:date="2021-12-22T16:42:00Z">
            <w:rPr>
              <w:rFonts w:ascii="����" w:hAnsi="����" w:cs="宋体" w:hint="eastAsia"/>
              <w:kern w:val="0"/>
              <w:sz w:val="20"/>
              <w:szCs w:val="20"/>
            </w:rPr>
          </w:rPrChange>
        </w:rPr>
        <w:t>在两个相邻窗的边界，两个窗的</w:t>
      </w:r>
      <m:oMath>
        <m:sSub>
          <m:sSubPr>
            <m:ctrlPr>
              <w:rPr>
                <w:rFonts w:ascii="Cambria Math" w:hAnsi="Cambria Math" w:cs="Times New Roman"/>
                <w:i/>
                <w:kern w:val="0"/>
                <w:szCs w:val="24"/>
              </w:rPr>
            </m:ctrlPr>
          </m:sSubPr>
          <m:e>
            <m:r>
              <w:rPr>
                <w:rFonts w:ascii="Cambria Math" w:hAnsi="Cambria Math" w:cs="Times New Roman"/>
                <w:kern w:val="0"/>
                <w:szCs w:val="24"/>
                <w:rPrChange w:id="482" w:author="刘军涛" w:date="2021-12-22T16:42:00Z">
                  <w:rPr>
                    <w:rFonts w:ascii="Cambria Math" w:hAnsi="Cambria Math" w:cs="宋体"/>
                    <w:kern w:val="0"/>
                    <w:sz w:val="20"/>
                    <w:szCs w:val="20"/>
                  </w:rPr>
                </w:rPrChange>
              </w:rPr>
              <m:t>V</m:t>
            </m:r>
          </m:e>
          <m:sub>
            <m:r>
              <w:rPr>
                <w:rFonts w:ascii="Cambria Math" w:hAnsi="Cambria Math" w:cs="Times New Roman"/>
                <w:kern w:val="0"/>
                <w:szCs w:val="24"/>
                <w:rPrChange w:id="483" w:author="刘军涛" w:date="2021-12-22T16:42:00Z">
                  <w:rPr>
                    <w:rFonts w:ascii="Cambria Math" w:hAnsi="Cambria Math" w:cs="宋体"/>
                    <w:kern w:val="0"/>
                    <w:sz w:val="20"/>
                    <w:szCs w:val="20"/>
                  </w:rPr>
                </w:rPrChange>
              </w:rPr>
              <m:t>max</m:t>
            </m:r>
          </m:sub>
        </m:sSub>
      </m:oMath>
      <w:r w:rsidRPr="00B638F4">
        <w:rPr>
          <w:rFonts w:cs="Times New Roman" w:hint="eastAsia"/>
          <w:kern w:val="0"/>
          <w:szCs w:val="24"/>
          <w:rPrChange w:id="484" w:author="刘军涛" w:date="2021-12-22T16:42:00Z">
            <w:rPr>
              <w:rFonts w:ascii="����" w:hAnsi="����" w:cs="宋体" w:hint="eastAsia"/>
              <w:kern w:val="0"/>
              <w:sz w:val="20"/>
              <w:szCs w:val="20"/>
            </w:rPr>
          </w:rPrChange>
        </w:rPr>
        <w:t>和</w:t>
      </w:r>
      <m:oMath>
        <m:sSub>
          <m:sSubPr>
            <m:ctrlPr>
              <w:rPr>
                <w:rFonts w:ascii="Cambria Math" w:hAnsi="Cambria Math" w:cs="Times New Roman"/>
                <w:i/>
                <w:kern w:val="0"/>
                <w:szCs w:val="24"/>
              </w:rPr>
            </m:ctrlPr>
          </m:sSubPr>
          <m:e>
            <m:r>
              <w:rPr>
                <w:rFonts w:ascii="Cambria Math" w:hAnsi="Cambria Math" w:cs="Times New Roman"/>
                <w:kern w:val="0"/>
                <w:szCs w:val="24"/>
                <w:rPrChange w:id="485" w:author="刘军涛" w:date="2021-12-22T16:42:00Z">
                  <w:rPr>
                    <w:rFonts w:ascii="Cambria Math" w:hAnsi="Cambria Math" w:cs="宋体"/>
                    <w:kern w:val="0"/>
                    <w:sz w:val="20"/>
                    <w:szCs w:val="20"/>
                  </w:rPr>
                </w:rPrChange>
              </w:rPr>
              <m:t>V</m:t>
            </m:r>
          </m:e>
          <m:sub>
            <m:r>
              <w:rPr>
                <w:rFonts w:ascii="Cambria Math" w:hAnsi="Cambria Math" w:cs="Times New Roman"/>
                <w:kern w:val="0"/>
                <w:szCs w:val="24"/>
                <w:rPrChange w:id="486" w:author="刘军涛" w:date="2021-12-22T16:42:00Z">
                  <w:rPr>
                    <w:rFonts w:ascii="Cambria Math" w:hAnsi="Cambria Math" w:cs="宋体"/>
                    <w:kern w:val="0"/>
                    <w:sz w:val="20"/>
                    <w:szCs w:val="20"/>
                  </w:rPr>
                </w:rPrChange>
              </w:rPr>
              <m:t>min</m:t>
            </m:r>
          </m:sub>
        </m:sSub>
      </m:oMath>
      <w:r w:rsidRPr="00B638F4">
        <w:rPr>
          <w:rFonts w:cs="Times New Roman" w:hint="eastAsia"/>
          <w:kern w:val="0"/>
          <w:szCs w:val="24"/>
          <w:rPrChange w:id="487" w:author="刘军涛" w:date="2021-12-22T16:42:00Z">
            <w:rPr>
              <w:rFonts w:ascii="����" w:hAnsi="����" w:cs="宋体" w:hint="eastAsia"/>
              <w:kern w:val="0"/>
              <w:sz w:val="20"/>
              <w:szCs w:val="20"/>
            </w:rPr>
          </w:rPrChange>
        </w:rPr>
        <w:t>相差较大时，由式</w:t>
      </w:r>
      <w:r w:rsidRPr="00B638F4">
        <w:rPr>
          <w:rFonts w:cs="Times New Roman" w:hint="eastAsia"/>
          <w:kern w:val="0"/>
          <w:szCs w:val="24"/>
          <w:rPrChange w:id="488" w:author="刘军涛" w:date="2021-12-22T16:42:00Z">
            <w:rPr>
              <w:rFonts w:ascii="����" w:hAnsi="����" w:cs="宋体" w:hint="eastAsia"/>
              <w:kern w:val="0"/>
              <w:sz w:val="20"/>
              <w:szCs w:val="20"/>
            </w:rPr>
          </w:rPrChange>
        </w:rPr>
        <w:t>(2)</w:t>
      </w:r>
      <w:r w:rsidRPr="00B638F4">
        <w:rPr>
          <w:rFonts w:cs="Times New Roman" w:hint="eastAsia"/>
          <w:kern w:val="0"/>
          <w:szCs w:val="24"/>
          <w:rPrChange w:id="489" w:author="刘军涛" w:date="2021-12-22T16:42:00Z">
            <w:rPr>
              <w:rFonts w:ascii="����" w:hAnsi="����" w:cs="宋体" w:hint="eastAsia"/>
              <w:kern w:val="0"/>
              <w:sz w:val="20"/>
              <w:szCs w:val="20"/>
            </w:rPr>
          </w:rPrChange>
        </w:rPr>
        <w:t>与式</w:t>
      </w:r>
      <w:r w:rsidRPr="00B638F4">
        <w:rPr>
          <w:rFonts w:cs="Times New Roman" w:hint="eastAsia"/>
          <w:kern w:val="0"/>
          <w:szCs w:val="24"/>
          <w:rPrChange w:id="490" w:author="刘军涛" w:date="2021-12-22T16:42:00Z">
            <w:rPr>
              <w:rFonts w:ascii="����" w:hAnsi="����" w:cs="宋体" w:hint="eastAsia"/>
              <w:kern w:val="0"/>
              <w:sz w:val="20"/>
              <w:szCs w:val="20"/>
            </w:rPr>
          </w:rPrChange>
        </w:rPr>
        <w:t>(3)</w:t>
      </w:r>
      <w:r w:rsidRPr="00B638F4">
        <w:rPr>
          <w:rFonts w:cs="Times New Roman" w:hint="eastAsia"/>
          <w:kern w:val="0"/>
          <w:szCs w:val="24"/>
          <w:rPrChange w:id="491" w:author="刘军涛" w:date="2021-12-22T16:42:00Z">
            <w:rPr>
              <w:rFonts w:ascii="����" w:hAnsi="����" w:cs="宋体" w:hint="eastAsia"/>
              <w:kern w:val="0"/>
              <w:sz w:val="20"/>
              <w:szCs w:val="20"/>
            </w:rPr>
          </w:rPrChange>
        </w:rPr>
        <w:t>计算得到的</w:t>
      </w:r>
      <w:r w:rsidRPr="00B638F4">
        <w:rPr>
          <w:rFonts w:cs="Times New Roman" w:hint="eastAsia"/>
          <w:kern w:val="0"/>
          <w:szCs w:val="24"/>
          <w:rPrChange w:id="492" w:author="刘军涛" w:date="2021-12-22T16:42:00Z">
            <w:rPr>
              <w:rFonts w:ascii="����" w:hAnsi="����" w:cs="宋体" w:hint="eastAsia"/>
              <w:kern w:val="0"/>
              <w:sz w:val="20"/>
              <w:szCs w:val="20"/>
            </w:rPr>
          </w:rPrChange>
        </w:rPr>
        <w:t>S</w:t>
      </w:r>
      <w:r w:rsidRPr="00B638F4">
        <w:rPr>
          <w:rFonts w:cs="Times New Roman" w:hint="eastAsia"/>
          <w:kern w:val="0"/>
          <w:szCs w:val="24"/>
          <w:rPrChange w:id="493" w:author="刘军涛" w:date="2021-12-22T16:42:00Z">
            <w:rPr>
              <w:rFonts w:ascii="����" w:hAnsi="����" w:cs="宋体" w:hint="eastAsia"/>
              <w:kern w:val="0"/>
              <w:sz w:val="20"/>
              <w:szCs w:val="20"/>
            </w:rPr>
          </w:rPrChange>
        </w:rPr>
        <w:t>和</w:t>
      </w:r>
      <m:oMath>
        <m:sSub>
          <m:sSubPr>
            <m:ctrlPr>
              <w:rPr>
                <w:rFonts w:ascii="Cambria Math" w:hAnsi="Cambria Math" w:cs="Times New Roman"/>
                <w:i/>
                <w:kern w:val="0"/>
                <w:szCs w:val="24"/>
              </w:rPr>
            </m:ctrlPr>
          </m:sSubPr>
          <m:e>
            <m:r>
              <w:rPr>
                <w:rFonts w:ascii="Cambria Math" w:hAnsi="Cambria Math" w:cs="Times New Roman"/>
                <w:kern w:val="0"/>
                <w:szCs w:val="24"/>
                <w:rPrChange w:id="494" w:author="刘军涛" w:date="2021-12-22T16:42:00Z">
                  <w:rPr>
                    <w:rFonts w:ascii="Cambria Math" w:hAnsi="Cambria Math" w:cs="宋体"/>
                    <w:kern w:val="0"/>
                    <w:sz w:val="20"/>
                    <w:szCs w:val="20"/>
                  </w:rPr>
                </w:rPrChange>
              </w:rPr>
              <m:t>V</m:t>
            </m:r>
          </m:e>
          <m:sub>
            <m:r>
              <w:rPr>
                <w:rFonts w:ascii="Cambria Math" w:hAnsi="Cambria Math" w:cs="Times New Roman"/>
                <w:kern w:val="0"/>
                <w:szCs w:val="24"/>
                <w:rPrChange w:id="495" w:author="刘军涛" w:date="2021-12-22T16:42:00Z">
                  <w:rPr>
                    <w:rFonts w:ascii="Cambria Math" w:hAnsi="Cambria Math" w:cs="宋体"/>
                    <w:kern w:val="0"/>
                    <w:sz w:val="20"/>
                    <w:szCs w:val="20"/>
                  </w:rPr>
                </w:rPrChange>
              </w:rPr>
              <m:t>offset</m:t>
            </m:r>
          </m:sub>
        </m:sSub>
      </m:oMath>
      <w:r w:rsidRPr="00B638F4">
        <w:rPr>
          <w:rFonts w:cs="Times New Roman" w:hint="eastAsia"/>
          <w:kern w:val="0"/>
          <w:szCs w:val="24"/>
          <w:rPrChange w:id="496" w:author="刘军涛" w:date="2021-12-22T16:42:00Z">
            <w:rPr>
              <w:rFonts w:ascii="����" w:hAnsi="����" w:cs="宋体" w:hint="eastAsia"/>
              <w:kern w:val="0"/>
              <w:sz w:val="20"/>
              <w:szCs w:val="20"/>
            </w:rPr>
          </w:rPrChange>
        </w:rPr>
        <w:t>也存在较大差异，如图</w:t>
      </w:r>
      <w:r w:rsidRPr="00B638F4">
        <w:rPr>
          <w:rFonts w:cs="Times New Roman" w:hint="eastAsia"/>
          <w:kern w:val="0"/>
          <w:szCs w:val="24"/>
          <w:rPrChange w:id="497" w:author="刘军涛" w:date="2021-12-22T16:42:00Z">
            <w:rPr>
              <w:rFonts w:ascii="����" w:hAnsi="����" w:cs="宋体" w:hint="eastAsia"/>
              <w:kern w:val="0"/>
              <w:sz w:val="20"/>
              <w:szCs w:val="20"/>
            </w:rPr>
          </w:rPrChange>
        </w:rPr>
        <w:t>2</w:t>
      </w:r>
      <w:r w:rsidRPr="00B638F4">
        <w:rPr>
          <w:rFonts w:cs="Times New Roman" w:hint="eastAsia"/>
          <w:kern w:val="0"/>
          <w:szCs w:val="24"/>
          <w:rPrChange w:id="498" w:author="刘军涛" w:date="2021-12-22T16:42:00Z">
            <w:rPr>
              <w:rFonts w:ascii="����" w:hAnsi="����" w:cs="宋体" w:hint="eastAsia"/>
              <w:kern w:val="0"/>
              <w:sz w:val="20"/>
              <w:szCs w:val="20"/>
            </w:rPr>
          </w:rPrChange>
        </w:rPr>
        <w:t>所示，因此测井数据在两个窗边界处的色度标定结果也会产生突变，由此形成</w:t>
      </w:r>
      <w:del w:id="499" w:author="田 恒" w:date="2021-12-23T10:46:00Z">
        <w:r w:rsidRPr="00B638F4" w:rsidDel="007052CB">
          <w:rPr>
            <w:rFonts w:cs="Times New Roman" w:hint="eastAsia"/>
            <w:kern w:val="0"/>
            <w:szCs w:val="24"/>
            <w:rPrChange w:id="500" w:author="刘军涛" w:date="2021-12-22T16:42:00Z">
              <w:rPr>
                <w:rFonts w:ascii="����" w:hAnsi="����" w:cs="宋体" w:hint="eastAsia"/>
                <w:kern w:val="0"/>
                <w:sz w:val="20"/>
                <w:szCs w:val="20"/>
              </w:rPr>
            </w:rPrChange>
          </w:rPr>
          <w:delText>断层</w:delText>
        </w:r>
      </w:del>
      <w:ins w:id="501" w:author="田 恒" w:date="2021-12-23T10:46:00Z">
        <w:r w:rsidR="007052CB">
          <w:rPr>
            <w:rFonts w:cs="Times New Roman" w:hint="eastAsia"/>
            <w:kern w:val="0"/>
            <w:szCs w:val="24"/>
          </w:rPr>
          <w:t>台阶</w:t>
        </w:r>
      </w:ins>
      <w:r w:rsidRPr="00B638F4">
        <w:rPr>
          <w:rFonts w:cs="Times New Roman" w:hint="eastAsia"/>
          <w:kern w:val="0"/>
          <w:szCs w:val="24"/>
          <w:vertAlign w:val="superscript"/>
          <w:rPrChange w:id="502" w:author="刘军涛" w:date="2021-12-22T16:42:00Z">
            <w:rPr>
              <w:rFonts w:ascii="����" w:hAnsi="����" w:cs="宋体" w:hint="eastAsia"/>
              <w:kern w:val="0"/>
              <w:sz w:val="20"/>
              <w:szCs w:val="20"/>
            </w:rPr>
          </w:rPrChange>
        </w:rPr>
        <w:fldChar w:fldCharType="begin"/>
      </w:r>
      <w:r w:rsidR="00A86E35">
        <w:rPr>
          <w:rFonts w:cs="Times New Roman"/>
          <w:kern w:val="0"/>
          <w:szCs w:val="24"/>
          <w:vertAlign w:val="superscript"/>
        </w:rPr>
        <w:instrText xml:space="preserve"> ADDIN ZOTERO_ITEM CSL_CITATION {"citationID":"pX17zS4s","properties":{"formattedCitation":"\\super [15]\\nosupersub{}","plainCitation":"[15]","noteIndex":0},"citationItems":[{"id":112,"uris":["http://zotero.org/users/local/Tdr7t6qq/items/WC8BMYHS"],"uri"</w:instrText>
      </w:r>
      <w:r w:rsidR="00A86E35">
        <w:rPr>
          <w:rFonts w:cs="Times New Roman" w:hint="eastAsia"/>
          <w:kern w:val="0"/>
          <w:szCs w:val="24"/>
          <w:vertAlign w:val="superscript"/>
        </w:rPr>
        <w:instrText>:["http://zotero.org/users/local/Tdr7t6qq/items/WC8BMYHS"],"itemData":{"id":112,"type":"thesis","abstract":"</w:instrText>
      </w:r>
      <w:r w:rsidR="00A86E35">
        <w:rPr>
          <w:rFonts w:cs="Times New Roman" w:hint="eastAsia"/>
          <w:kern w:val="0"/>
          <w:szCs w:val="24"/>
          <w:vertAlign w:val="superscript"/>
        </w:rPr>
        <w:instrText>大斜度井、水平井等复杂钻井条件对测井仪器提出了新的要求，随钻方位密度测井在复杂钻井条件下起着良好的地质导向、地层界面识别和储层指示作用，已逐渐引起测井和石油工程的高度重视。本论文以密度测井基本理论为依据，从传统的密度测井仪器结构出发，利用蒙特卡罗模拟方法进行随钻方位密度测井仪器基础研究，结合成像技术</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进行随钻方位密度测井在复杂钻井条件下的应用基础研究。</w:instrText>
      </w:r>
      <w:r w:rsidR="00A86E35">
        <w:rPr>
          <w:rFonts w:cs="Times New Roman" w:hint="eastAsia"/>
          <w:kern w:val="0"/>
          <w:szCs w:val="24"/>
          <w:vertAlign w:val="superscript"/>
        </w:rPr>
        <w:instrText xml:space="preserve"> \t</w:instrText>
      </w:r>
      <w:r w:rsidR="00A86E35">
        <w:rPr>
          <w:rFonts w:cs="Times New Roman" w:hint="eastAsia"/>
          <w:kern w:val="0"/>
          <w:szCs w:val="24"/>
          <w:vertAlign w:val="superscript"/>
        </w:rPr>
        <w:instrText>本文在调研国内外密度测井仪及应用发展的基础上，利用蒙特卡罗模拟方法设计了方位密度测井仪器的结构模型，并进行了仪器基础参数的研究和讨论，发现仪器探测器能窗范围受泥浆性质影响较大，泥浆中加入一定的重晶石会使岩性窗和密度窗的范围都减小，甚至产生</w:instrText>
      </w:r>
      <w:r w:rsidR="00A86E35">
        <w:rPr>
          <w:rFonts w:cs="Times New Roman" w:hint="eastAsia"/>
          <w:kern w:val="0"/>
          <w:szCs w:val="24"/>
          <w:vertAlign w:val="superscript"/>
        </w:rPr>
        <w:instrText>...","genre":"</w:instrText>
      </w:r>
      <w:r w:rsidR="00A86E35">
        <w:rPr>
          <w:rFonts w:cs="Times New Roman" w:hint="eastAsia"/>
          <w:kern w:val="0"/>
          <w:szCs w:val="24"/>
          <w:vertAlign w:val="superscript"/>
        </w:rPr>
        <w:instrText>博士</w:instrText>
      </w:r>
      <w:r w:rsidR="00A86E35">
        <w:rPr>
          <w:rFonts w:cs="Times New Roman" w:hint="eastAsia"/>
          <w:kern w:val="0"/>
          <w:szCs w:val="24"/>
          <w:vertAlign w:val="superscript"/>
        </w:rPr>
        <w:instrText>","language":"</w:instrText>
      </w:r>
      <w:r w:rsidR="00A86E35">
        <w:rPr>
          <w:rFonts w:cs="Times New Roman" w:hint="eastAsia"/>
          <w:kern w:val="0"/>
          <w:szCs w:val="24"/>
          <w:vertAlign w:val="superscript"/>
        </w:rPr>
        <w:instrText>中文</w:instrText>
      </w:r>
      <w:r w:rsidR="00A86E35">
        <w:rPr>
          <w:rFonts w:cs="Times New Roman" w:hint="eastAsia"/>
          <w:kern w:val="0"/>
          <w:szCs w:val="24"/>
          <w:vertAlign w:val="superscript"/>
        </w:rPr>
        <w:instrText>;","publisher":"</w:instrText>
      </w:r>
      <w:r w:rsidR="00A86E35">
        <w:rPr>
          <w:rFonts w:cs="Times New Roman" w:hint="eastAsia"/>
          <w:kern w:val="0"/>
          <w:szCs w:val="24"/>
          <w:vertAlign w:val="superscript"/>
        </w:rPr>
        <w:instrText>中国石油大学（华东）</w:instrText>
      </w:r>
      <w:r w:rsidR="00A86E35">
        <w:rPr>
          <w:rFonts w:cs="Times New Roman" w:hint="eastAsia"/>
          <w:kern w:val="0"/>
          <w:szCs w:val="24"/>
          <w:vertAlign w:val="superscript"/>
        </w:rPr>
        <w:instrText>","source":"CNKI","title":"</w:instrText>
      </w:r>
      <w:r w:rsidR="00A86E35">
        <w:rPr>
          <w:rFonts w:cs="Times New Roman" w:hint="eastAsia"/>
          <w:kern w:val="0"/>
          <w:szCs w:val="24"/>
          <w:vertAlign w:val="superscript"/>
        </w:rPr>
        <w:instrText>随钻方位密度成像测井基础研究</w:instrText>
      </w:r>
      <w:r w:rsidR="00A86E35">
        <w:rPr>
          <w:rFonts w:cs="Times New Roman" w:hint="eastAsia"/>
          <w:kern w:val="0"/>
          <w:szCs w:val="24"/>
          <w:vertAlign w:val="superscript"/>
        </w:rPr>
        <w:instrText>","URL":"https://kns.cnki.net/kcms/detail/detail.aspx?dbcode=CDFD&amp;dbname=CDFDLAST2015&amp;filename=1015024317.nh&amp;uniplatform=NZKPT&amp;v=Lsl-emZgWAQQV2HEupaD6PH6dnM3vwod3irlGmkvxpBk5HEMNgnuomGI6uUzmjE4","author":[{"family":"</w:instrText>
      </w:r>
      <w:r w:rsidR="00A86E35">
        <w:rPr>
          <w:rFonts w:cs="Times New Roman" w:hint="eastAsia"/>
          <w:kern w:val="0"/>
          <w:szCs w:val="24"/>
          <w:vertAlign w:val="superscript"/>
        </w:rPr>
        <w:instrText>张</w:instrText>
      </w:r>
      <w:r w:rsidR="00A86E35">
        <w:rPr>
          <w:rFonts w:cs="Times New Roman" w:hint="eastAsia"/>
          <w:kern w:val="0"/>
          <w:szCs w:val="24"/>
          <w:vertAlign w:val="superscript"/>
        </w:rPr>
        <w:instrText>","given":"</w:instrText>
      </w:r>
      <w:r w:rsidR="00A86E35">
        <w:rPr>
          <w:rFonts w:cs="Times New Roman" w:hint="eastAsia"/>
          <w:kern w:val="0"/>
          <w:szCs w:val="24"/>
          <w:vertAlign w:val="superscript"/>
        </w:rPr>
        <w:instrText>丽</w:instrText>
      </w:r>
      <w:r w:rsidR="00A86E35">
        <w:rPr>
          <w:rFonts w:cs="Times New Roman" w:hint="eastAsia"/>
          <w:kern w:val="0"/>
          <w:szCs w:val="24"/>
          <w:vertAlign w:val="superscript"/>
        </w:rPr>
        <w:instrText>"}],"accessed":{"date-parts":[</w:instrText>
      </w:r>
      <w:r w:rsidR="00A86E35">
        <w:rPr>
          <w:rFonts w:cs="Times New Roman"/>
          <w:kern w:val="0"/>
          <w:szCs w:val="24"/>
          <w:vertAlign w:val="superscript"/>
        </w:rPr>
        <w:instrText xml:space="preserve">["2021",11,27]]},"issued":{"date-parts":[["2013"]]}}}],"schema":"https://github.com/citation-style-language/schema/raw/master/csl-citation.json"} </w:instrText>
      </w:r>
      <w:r w:rsidRPr="00B638F4">
        <w:rPr>
          <w:rFonts w:cs="Times New Roman" w:hint="eastAsia"/>
          <w:kern w:val="0"/>
          <w:szCs w:val="24"/>
          <w:vertAlign w:val="superscript"/>
          <w:rPrChange w:id="503" w:author="刘军涛" w:date="2021-12-22T16:42:00Z">
            <w:rPr>
              <w:rFonts w:ascii="����" w:hAnsi="����" w:cs="宋体" w:hint="eastAsia"/>
              <w:kern w:val="0"/>
              <w:sz w:val="20"/>
              <w:szCs w:val="20"/>
            </w:rPr>
          </w:rPrChange>
        </w:rPr>
        <w:fldChar w:fldCharType="separate"/>
      </w:r>
      <w:r w:rsidR="00A86E35" w:rsidRPr="00A86E35">
        <w:rPr>
          <w:rFonts w:cs="Times New Roman"/>
          <w:kern w:val="0"/>
          <w:szCs w:val="24"/>
          <w:vertAlign w:val="superscript"/>
        </w:rPr>
        <w:t>[15]</w:t>
      </w:r>
      <w:r w:rsidRPr="00B638F4">
        <w:rPr>
          <w:rFonts w:cs="Times New Roman" w:hint="eastAsia"/>
          <w:kern w:val="0"/>
          <w:szCs w:val="24"/>
          <w:vertAlign w:val="superscript"/>
          <w:rPrChange w:id="504" w:author="刘军涛" w:date="2021-12-22T16:42:00Z">
            <w:rPr>
              <w:rFonts w:ascii="����" w:hAnsi="����" w:cs="宋体" w:hint="eastAsia"/>
              <w:kern w:val="0"/>
              <w:sz w:val="20"/>
              <w:szCs w:val="20"/>
            </w:rPr>
          </w:rPrChange>
        </w:rPr>
        <w:fldChar w:fldCharType="end"/>
      </w:r>
      <w:r w:rsidRPr="00B638F4">
        <w:rPr>
          <w:rFonts w:cs="Times New Roman" w:hint="eastAsia"/>
          <w:kern w:val="0"/>
          <w:szCs w:val="24"/>
          <w:rPrChange w:id="505" w:author="刘军涛" w:date="2021-12-22T16:42:00Z">
            <w:rPr>
              <w:rFonts w:ascii="����" w:hAnsi="����" w:cs="宋体" w:hint="eastAsia"/>
              <w:kern w:val="0"/>
              <w:sz w:val="20"/>
              <w:szCs w:val="20"/>
            </w:rPr>
          </w:rPrChange>
        </w:rPr>
        <w:t>。对于这种情况，我们需要对动态色度标定进行一些改进来消除</w:t>
      </w:r>
      <w:ins w:id="506" w:author="田 恒" w:date="2021-12-23T10:46:00Z">
        <w:r w:rsidR="007052CB" w:rsidRPr="007052CB">
          <w:rPr>
            <w:rFonts w:cs="Times New Roman" w:hint="eastAsia"/>
            <w:kern w:val="0"/>
            <w:szCs w:val="24"/>
          </w:rPr>
          <w:t>台阶</w:t>
        </w:r>
      </w:ins>
      <w:del w:id="507" w:author="田 恒" w:date="2021-12-23T10:46:00Z">
        <w:r w:rsidRPr="00B638F4" w:rsidDel="007052CB">
          <w:rPr>
            <w:rFonts w:cs="Times New Roman" w:hint="eastAsia"/>
            <w:kern w:val="0"/>
            <w:szCs w:val="24"/>
            <w:rPrChange w:id="508" w:author="刘军涛" w:date="2021-12-22T16:42:00Z">
              <w:rPr>
                <w:rFonts w:ascii="����" w:hAnsi="����" w:cs="宋体" w:hint="eastAsia"/>
                <w:kern w:val="0"/>
                <w:sz w:val="20"/>
                <w:szCs w:val="20"/>
              </w:rPr>
            </w:rPrChange>
          </w:rPr>
          <w:delText>断层</w:delText>
        </w:r>
      </w:del>
      <w:r w:rsidRPr="00B638F4">
        <w:rPr>
          <w:rFonts w:cs="Times New Roman" w:hint="eastAsia"/>
          <w:kern w:val="0"/>
          <w:szCs w:val="24"/>
          <w:rPrChange w:id="509" w:author="刘军涛" w:date="2021-12-22T16:42:00Z">
            <w:rPr>
              <w:rFonts w:ascii="����" w:hAnsi="����" w:cs="宋体" w:hint="eastAsia"/>
              <w:kern w:val="0"/>
              <w:sz w:val="20"/>
              <w:szCs w:val="20"/>
            </w:rPr>
          </w:rPrChange>
        </w:rPr>
        <w:t>，唐佳伟提出了自适应窗长法</w:t>
      </w:r>
      <w:r w:rsidRPr="00B638F4">
        <w:rPr>
          <w:rFonts w:cs="Times New Roman" w:hint="eastAsia"/>
          <w:kern w:val="0"/>
          <w:szCs w:val="24"/>
          <w:vertAlign w:val="superscript"/>
          <w:rPrChange w:id="510" w:author="刘军涛" w:date="2021-12-22T16:42:00Z">
            <w:rPr>
              <w:rFonts w:ascii="����" w:hAnsi="����" w:cs="宋体" w:hint="eastAsia"/>
              <w:kern w:val="0"/>
              <w:sz w:val="20"/>
              <w:szCs w:val="20"/>
            </w:rPr>
          </w:rPrChange>
        </w:rPr>
        <w:fldChar w:fldCharType="begin"/>
      </w:r>
      <w:r w:rsidR="00A86E35">
        <w:rPr>
          <w:rFonts w:cs="Times New Roman"/>
          <w:kern w:val="0"/>
          <w:szCs w:val="24"/>
          <w:vertAlign w:val="superscript"/>
        </w:rPr>
        <w:instrText xml:space="preserve"> ADDIN ZOTERO_ITEM CSL_CITATION {"citationID":"WjQFFXDD","properties":{"formattedCitation":"\\super [16]\\nosupersub{}","plainCitation":"[16]","noteIndex":0},"citationItems":[{"id":110,"uris":["http://zotero.org/users/local/Tdr7t6qq/items/QHWS6SR6"],"uri"</w:instrText>
      </w:r>
      <w:r w:rsidR="00A86E35">
        <w:rPr>
          <w:rFonts w:cs="Times New Roman" w:hint="eastAsia"/>
          <w:kern w:val="0"/>
          <w:szCs w:val="24"/>
          <w:vertAlign w:val="superscript"/>
        </w:rPr>
        <w:instrText>:["http://zotero.org/users/local/Tdr7t6qq/items/QHWS6SR6"],"itemData":{"id":110,"type":"thesis","abstract":"</w:instrText>
      </w:r>
      <w:r w:rsidR="00A86E35">
        <w:rPr>
          <w:rFonts w:cs="Times New Roman" w:hint="eastAsia"/>
          <w:kern w:val="0"/>
          <w:szCs w:val="24"/>
          <w:vertAlign w:val="superscript"/>
        </w:rPr>
        <w:instrText>成像测井是在井下采用阵列传感器扫描测量，通过二维成像显示井壁地层信息的新一代测井技术。近年来，成像测井在复杂油气储层等地质解释评价中发挥着越来越重要的作用，成为现在研究热点之一。本文就是以成像测井数据为研究对象，对成像测井解释系统中的关键方法进行研究和实现。</w:instrText>
      </w:r>
      <w:r w:rsidR="00A86E35">
        <w:rPr>
          <w:rFonts w:cs="Times New Roman" w:hint="eastAsia"/>
          <w:kern w:val="0"/>
          <w:szCs w:val="24"/>
          <w:vertAlign w:val="superscript"/>
        </w:rPr>
        <w:instrText xml:space="preserve"> \t</w:instrText>
      </w:r>
      <w:r w:rsidR="00A86E35">
        <w:rPr>
          <w:rFonts w:cs="Times New Roman" w:hint="eastAsia"/>
          <w:kern w:val="0"/>
          <w:szCs w:val="24"/>
          <w:vertAlign w:val="superscript"/>
        </w:rPr>
        <w:instrText>本文主要的研究成果和创新点如下：</w:instrText>
      </w:r>
      <w:r w:rsidR="00A86E35">
        <w:rPr>
          <w:rFonts w:cs="Times New Roman" w:hint="eastAsia"/>
          <w:kern w:val="0"/>
          <w:szCs w:val="24"/>
          <w:vertAlign w:val="superscript"/>
        </w:rPr>
        <w:instrText xml:space="preserve"> \t1</w:instrText>
      </w:r>
      <w:r w:rsidR="00A86E35">
        <w:rPr>
          <w:rFonts w:cs="Times New Roman" w:hint="eastAsia"/>
          <w:kern w:val="0"/>
          <w:szCs w:val="24"/>
          <w:vertAlign w:val="superscript"/>
        </w:rPr>
        <w:instrText>、探讨成像测井的</w:instrText>
      </w:r>
      <w:r w:rsidR="00A86E35">
        <w:rPr>
          <w:rFonts w:cs="Times New Roman" w:hint="eastAsia"/>
          <w:kern w:val="0"/>
          <w:szCs w:val="24"/>
          <w:vertAlign w:val="superscript"/>
        </w:rPr>
        <w:instrText>LIS</w:instrText>
      </w:r>
      <w:r w:rsidR="00A86E35">
        <w:rPr>
          <w:rFonts w:cs="Times New Roman" w:hint="eastAsia"/>
          <w:kern w:val="0"/>
          <w:szCs w:val="24"/>
          <w:vertAlign w:val="superscript"/>
        </w:rPr>
        <w:instrText>文件格式。通过对</w:instrText>
      </w:r>
      <w:r w:rsidR="00A86E35">
        <w:rPr>
          <w:rFonts w:cs="Times New Roman" w:hint="eastAsia"/>
          <w:kern w:val="0"/>
          <w:szCs w:val="24"/>
          <w:vertAlign w:val="superscript"/>
        </w:rPr>
        <w:instrText>LIS</w:instrText>
      </w:r>
      <w:r w:rsidR="00A86E35">
        <w:rPr>
          <w:rFonts w:cs="Times New Roman" w:hint="eastAsia"/>
          <w:kern w:val="0"/>
          <w:szCs w:val="24"/>
          <w:vertAlign w:val="superscript"/>
        </w:rPr>
        <w:instrText>格式物理结构和逻辑结构进行分析，应用面向对象的解析方法，实现了成像测井数据的解析和数据的准确读取。针对成像测井的影响因素，进行加速度校正、图像数据均衡化处理和几何深度校正等校正处理。采用自定义的色标，生成了效果较好的成像测井图像。通过对测井图像的滤</w:instrText>
      </w:r>
      <w:r w:rsidR="00A86E35">
        <w:rPr>
          <w:rFonts w:cs="Times New Roman" w:hint="eastAsia"/>
          <w:kern w:val="0"/>
          <w:szCs w:val="24"/>
          <w:vertAlign w:val="superscript"/>
        </w:rPr>
        <w:instrText>...","genre":"</w:instrText>
      </w:r>
      <w:r w:rsidR="00A86E35">
        <w:rPr>
          <w:rFonts w:cs="Times New Roman" w:hint="eastAsia"/>
          <w:kern w:val="0"/>
          <w:szCs w:val="24"/>
          <w:vertAlign w:val="superscript"/>
        </w:rPr>
        <w:instrText>硕士</w:instrText>
      </w:r>
      <w:r w:rsidR="00A86E35">
        <w:rPr>
          <w:rFonts w:cs="Times New Roman" w:hint="eastAsia"/>
          <w:kern w:val="0"/>
          <w:szCs w:val="24"/>
          <w:vertAlign w:val="superscript"/>
        </w:rPr>
        <w:instrText>","language":"</w:instrText>
      </w:r>
      <w:r w:rsidR="00A86E35">
        <w:rPr>
          <w:rFonts w:cs="Times New Roman" w:hint="eastAsia"/>
          <w:kern w:val="0"/>
          <w:szCs w:val="24"/>
          <w:vertAlign w:val="superscript"/>
        </w:rPr>
        <w:instrText>中文</w:instrText>
      </w:r>
      <w:r w:rsidR="00A86E35">
        <w:rPr>
          <w:rFonts w:cs="Times New Roman" w:hint="eastAsia"/>
          <w:kern w:val="0"/>
          <w:szCs w:val="24"/>
          <w:vertAlign w:val="superscript"/>
        </w:rPr>
        <w:instrText>;","publisher":"</w:instrText>
      </w:r>
      <w:r w:rsidR="00A86E35">
        <w:rPr>
          <w:rFonts w:cs="Times New Roman" w:hint="eastAsia"/>
          <w:kern w:val="0"/>
          <w:szCs w:val="24"/>
          <w:vertAlign w:val="superscript"/>
        </w:rPr>
        <w:instrText>西安科技大学</w:instrText>
      </w:r>
      <w:r w:rsidR="00A86E35">
        <w:rPr>
          <w:rFonts w:cs="Times New Roman" w:hint="eastAsia"/>
          <w:kern w:val="0"/>
          <w:szCs w:val="24"/>
          <w:vertAlign w:val="superscript"/>
        </w:rPr>
        <w:instrText>","source":"CNKI","title":"</w:instrText>
      </w:r>
      <w:r w:rsidR="00A86E35">
        <w:rPr>
          <w:rFonts w:cs="Times New Roman" w:hint="eastAsia"/>
          <w:kern w:val="0"/>
          <w:szCs w:val="24"/>
          <w:vertAlign w:val="superscript"/>
        </w:rPr>
        <w:instrText>成像测井资料处理与裂缝识别方法研究</w:instrText>
      </w:r>
      <w:r w:rsidR="00A86E35">
        <w:rPr>
          <w:rFonts w:cs="Times New Roman" w:hint="eastAsia"/>
          <w:kern w:val="0"/>
          <w:szCs w:val="24"/>
          <w:vertAlign w:val="superscript"/>
        </w:rPr>
        <w:instrText>","URL":"https://kns.cnki.net/kcms/detail/detail.aspx?dbcode=CMFD&amp;dbname=CMFD201401&amp;filename=1014000310.nh&amp;uniplatform=NZKPT&amp;v=zDdUhRzJpaHSyAezSdAdPdpBtnGiN6rKggdfp0ceULFvLs3i1I0kTMoN1cXgSnk7","author":[{"family":"</w:instrText>
      </w:r>
      <w:r w:rsidR="00A86E35">
        <w:rPr>
          <w:rFonts w:cs="Times New Roman" w:hint="eastAsia"/>
          <w:kern w:val="0"/>
          <w:szCs w:val="24"/>
          <w:vertAlign w:val="superscript"/>
        </w:rPr>
        <w:instrText>唐</w:instrText>
      </w:r>
      <w:r w:rsidR="00A86E35">
        <w:rPr>
          <w:rFonts w:cs="Times New Roman" w:hint="eastAsia"/>
          <w:kern w:val="0"/>
          <w:szCs w:val="24"/>
          <w:vertAlign w:val="superscript"/>
        </w:rPr>
        <w:instrText>","given":"</w:instrText>
      </w:r>
      <w:r w:rsidR="00A86E35">
        <w:rPr>
          <w:rFonts w:cs="Times New Roman" w:hint="eastAsia"/>
          <w:kern w:val="0"/>
          <w:szCs w:val="24"/>
          <w:vertAlign w:val="superscript"/>
        </w:rPr>
        <w:instrText>佳伟</w:instrText>
      </w:r>
      <w:r w:rsidR="00A86E35">
        <w:rPr>
          <w:rFonts w:cs="Times New Roman" w:hint="eastAsia"/>
          <w:kern w:val="0"/>
          <w:szCs w:val="24"/>
          <w:vertAlign w:val="superscript"/>
        </w:rPr>
        <w:instrText>"}],"accessed":{"date-parts":[["2</w:instrText>
      </w:r>
      <w:r w:rsidR="00A86E35">
        <w:rPr>
          <w:rFonts w:cs="Times New Roman"/>
          <w:kern w:val="0"/>
          <w:szCs w:val="24"/>
          <w:vertAlign w:val="superscript"/>
        </w:rPr>
        <w:instrText xml:space="preserve">021",11,27]]},"issued":{"date-parts":[["2013"]]}}}],"schema":"https://github.com/citation-style-language/schema/raw/master/csl-citation.json"} </w:instrText>
      </w:r>
      <w:r w:rsidRPr="00B638F4">
        <w:rPr>
          <w:rFonts w:cs="Times New Roman" w:hint="eastAsia"/>
          <w:kern w:val="0"/>
          <w:szCs w:val="24"/>
          <w:vertAlign w:val="superscript"/>
          <w:rPrChange w:id="511" w:author="刘军涛" w:date="2021-12-22T16:42:00Z">
            <w:rPr>
              <w:rFonts w:ascii="����" w:hAnsi="����" w:cs="宋体" w:hint="eastAsia"/>
              <w:kern w:val="0"/>
              <w:sz w:val="20"/>
              <w:szCs w:val="20"/>
            </w:rPr>
          </w:rPrChange>
        </w:rPr>
        <w:fldChar w:fldCharType="separate"/>
      </w:r>
      <w:r w:rsidR="00A86E35" w:rsidRPr="00A86E35">
        <w:rPr>
          <w:rFonts w:cs="Times New Roman"/>
          <w:kern w:val="0"/>
          <w:szCs w:val="24"/>
          <w:vertAlign w:val="superscript"/>
        </w:rPr>
        <w:t>[16]</w:t>
      </w:r>
      <w:r w:rsidRPr="00B638F4">
        <w:rPr>
          <w:rFonts w:cs="Times New Roman" w:hint="eastAsia"/>
          <w:kern w:val="0"/>
          <w:szCs w:val="24"/>
          <w:vertAlign w:val="superscript"/>
          <w:rPrChange w:id="512" w:author="刘军涛" w:date="2021-12-22T16:42:00Z">
            <w:rPr>
              <w:rFonts w:ascii="����" w:hAnsi="����" w:cs="宋体" w:hint="eastAsia"/>
              <w:kern w:val="0"/>
              <w:sz w:val="20"/>
              <w:szCs w:val="20"/>
            </w:rPr>
          </w:rPrChange>
        </w:rPr>
        <w:fldChar w:fldCharType="end"/>
      </w:r>
      <w:r w:rsidRPr="00B638F4">
        <w:rPr>
          <w:rFonts w:cs="Times New Roman" w:hint="eastAsia"/>
          <w:kern w:val="0"/>
          <w:szCs w:val="24"/>
          <w:rPrChange w:id="513" w:author="刘军涛" w:date="2021-12-22T16:42:00Z">
            <w:rPr>
              <w:rFonts w:ascii="����" w:hAnsi="����" w:cs="宋体" w:hint="eastAsia"/>
              <w:kern w:val="0"/>
              <w:sz w:val="20"/>
              <w:szCs w:val="20"/>
            </w:rPr>
          </w:rPrChange>
        </w:rPr>
        <w:t>，张</w:t>
      </w:r>
      <w:proofErr w:type="gramStart"/>
      <w:r w:rsidRPr="00B638F4">
        <w:rPr>
          <w:rFonts w:cs="Times New Roman" w:hint="eastAsia"/>
          <w:kern w:val="0"/>
          <w:szCs w:val="24"/>
          <w:rPrChange w:id="514" w:author="刘军涛" w:date="2021-12-22T16:42:00Z">
            <w:rPr>
              <w:rFonts w:ascii="����" w:hAnsi="����" w:cs="宋体" w:hint="eastAsia"/>
              <w:kern w:val="0"/>
              <w:sz w:val="20"/>
              <w:szCs w:val="20"/>
            </w:rPr>
          </w:rPrChange>
        </w:rPr>
        <w:t>丽使用</w:t>
      </w:r>
      <w:proofErr w:type="gramEnd"/>
      <w:r w:rsidRPr="00B638F4">
        <w:rPr>
          <w:rFonts w:cs="Times New Roman" w:hint="eastAsia"/>
          <w:kern w:val="0"/>
          <w:szCs w:val="24"/>
          <w:rPrChange w:id="515" w:author="刘军涛" w:date="2021-12-22T16:42:00Z">
            <w:rPr>
              <w:rFonts w:ascii="����" w:hAnsi="����" w:cs="宋体" w:hint="eastAsia"/>
              <w:kern w:val="0"/>
              <w:sz w:val="20"/>
              <w:szCs w:val="20"/>
            </w:rPr>
          </w:rPrChange>
        </w:rPr>
        <w:t>了动态台阶处理</w:t>
      </w:r>
      <w:r w:rsidRPr="009E78C5">
        <w:rPr>
          <w:rFonts w:cs="Times New Roman" w:hint="eastAsia"/>
          <w:kern w:val="0"/>
          <w:szCs w:val="24"/>
          <w:vertAlign w:val="superscript"/>
          <w:rPrChange w:id="516" w:author="刘军涛" w:date="2021-12-22T16:42:00Z">
            <w:rPr>
              <w:rFonts w:ascii="����" w:hAnsi="����" w:cs="宋体" w:hint="eastAsia"/>
              <w:kern w:val="0"/>
              <w:sz w:val="20"/>
              <w:szCs w:val="20"/>
            </w:rPr>
          </w:rPrChange>
        </w:rPr>
        <w:fldChar w:fldCharType="begin"/>
      </w:r>
      <w:r w:rsidR="00A86E35">
        <w:rPr>
          <w:rFonts w:cs="Times New Roman"/>
          <w:kern w:val="0"/>
          <w:szCs w:val="24"/>
          <w:vertAlign w:val="superscript"/>
        </w:rPr>
        <w:instrText xml:space="preserve"> ADDIN ZOTERO_ITEM CSL_CITATION {"citationID":"Ipu0X15g","properties":{"formattedCitation":"\\super [15]\\nosupersub{}","plainCitation":"[15]","noteIndex":0},"citationItems":[{"id":112,"uris":["http://zotero.org/users/local/Tdr7t6qq/items/WC8BMYHS"],"uri"</w:instrText>
      </w:r>
      <w:r w:rsidR="00A86E35">
        <w:rPr>
          <w:rFonts w:cs="Times New Roman" w:hint="eastAsia"/>
          <w:kern w:val="0"/>
          <w:szCs w:val="24"/>
          <w:vertAlign w:val="superscript"/>
        </w:rPr>
        <w:instrText>:["http://zotero.org/users/local/Tdr7t6qq/items/WC8BMYHS"],"itemData":{"id":112,"type":"thesis","abstract":"</w:instrText>
      </w:r>
      <w:r w:rsidR="00A86E35">
        <w:rPr>
          <w:rFonts w:cs="Times New Roman" w:hint="eastAsia"/>
          <w:kern w:val="0"/>
          <w:szCs w:val="24"/>
          <w:vertAlign w:val="superscript"/>
        </w:rPr>
        <w:instrText>大斜度井、水平井等复杂钻井条件对测井仪器提出了新的要求，随钻方位密度测井在复杂钻井条件下起着良好的地质导向、地层界面识别和储层指示作用，已逐渐引起测井和石油工程的高度重视。本论文以密度测井基本理论为依据，从传统的密度测井仪器结构出发，利用蒙特卡罗模拟方法进行随钻方位密度测井仪器基础研究，结合成像技术</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进行随钻方位密度测井在复杂钻井条件下的应用基础研究。</w:instrText>
      </w:r>
      <w:r w:rsidR="00A86E35">
        <w:rPr>
          <w:rFonts w:cs="Times New Roman" w:hint="eastAsia"/>
          <w:kern w:val="0"/>
          <w:szCs w:val="24"/>
          <w:vertAlign w:val="superscript"/>
        </w:rPr>
        <w:instrText xml:space="preserve"> \t</w:instrText>
      </w:r>
      <w:r w:rsidR="00A86E35">
        <w:rPr>
          <w:rFonts w:cs="Times New Roman" w:hint="eastAsia"/>
          <w:kern w:val="0"/>
          <w:szCs w:val="24"/>
          <w:vertAlign w:val="superscript"/>
        </w:rPr>
        <w:instrText>本文在调研国内外密度测井仪及应用发展的基础上，利用蒙特卡罗模拟方法设计了方位密度测井仪器的结构模型，并进行了仪器基础参数的研究和讨论，发现仪器探测器能窗范围受泥浆性质影响较大，泥浆中加入一定的重晶石会使岩性窗和密度窗的范围都减小，甚至产生</w:instrText>
      </w:r>
      <w:r w:rsidR="00A86E35">
        <w:rPr>
          <w:rFonts w:cs="Times New Roman" w:hint="eastAsia"/>
          <w:kern w:val="0"/>
          <w:szCs w:val="24"/>
          <w:vertAlign w:val="superscript"/>
        </w:rPr>
        <w:instrText>...","genre":"</w:instrText>
      </w:r>
      <w:r w:rsidR="00A86E35">
        <w:rPr>
          <w:rFonts w:cs="Times New Roman" w:hint="eastAsia"/>
          <w:kern w:val="0"/>
          <w:szCs w:val="24"/>
          <w:vertAlign w:val="superscript"/>
        </w:rPr>
        <w:instrText>博士</w:instrText>
      </w:r>
      <w:r w:rsidR="00A86E35">
        <w:rPr>
          <w:rFonts w:cs="Times New Roman" w:hint="eastAsia"/>
          <w:kern w:val="0"/>
          <w:szCs w:val="24"/>
          <w:vertAlign w:val="superscript"/>
        </w:rPr>
        <w:instrText>","language":"</w:instrText>
      </w:r>
      <w:r w:rsidR="00A86E35">
        <w:rPr>
          <w:rFonts w:cs="Times New Roman" w:hint="eastAsia"/>
          <w:kern w:val="0"/>
          <w:szCs w:val="24"/>
          <w:vertAlign w:val="superscript"/>
        </w:rPr>
        <w:instrText>中文</w:instrText>
      </w:r>
      <w:r w:rsidR="00A86E35">
        <w:rPr>
          <w:rFonts w:cs="Times New Roman" w:hint="eastAsia"/>
          <w:kern w:val="0"/>
          <w:szCs w:val="24"/>
          <w:vertAlign w:val="superscript"/>
        </w:rPr>
        <w:instrText>;","publisher":"</w:instrText>
      </w:r>
      <w:r w:rsidR="00A86E35">
        <w:rPr>
          <w:rFonts w:cs="Times New Roman" w:hint="eastAsia"/>
          <w:kern w:val="0"/>
          <w:szCs w:val="24"/>
          <w:vertAlign w:val="superscript"/>
        </w:rPr>
        <w:instrText>中国石油大学（华东）</w:instrText>
      </w:r>
      <w:r w:rsidR="00A86E35">
        <w:rPr>
          <w:rFonts w:cs="Times New Roman" w:hint="eastAsia"/>
          <w:kern w:val="0"/>
          <w:szCs w:val="24"/>
          <w:vertAlign w:val="superscript"/>
        </w:rPr>
        <w:instrText>","source":"CNKI","title":"</w:instrText>
      </w:r>
      <w:r w:rsidR="00A86E35">
        <w:rPr>
          <w:rFonts w:cs="Times New Roman" w:hint="eastAsia"/>
          <w:kern w:val="0"/>
          <w:szCs w:val="24"/>
          <w:vertAlign w:val="superscript"/>
        </w:rPr>
        <w:instrText>随钻方位密度成像测井基础研究</w:instrText>
      </w:r>
      <w:r w:rsidR="00A86E35">
        <w:rPr>
          <w:rFonts w:cs="Times New Roman" w:hint="eastAsia"/>
          <w:kern w:val="0"/>
          <w:szCs w:val="24"/>
          <w:vertAlign w:val="superscript"/>
        </w:rPr>
        <w:instrText>","URL":"https://kns.cnki.net/kcms/detail/detail.aspx?dbcode=CDFD&amp;dbname=CDFDLAST2015&amp;filename=1015024317.nh&amp;uniplatform=NZKPT&amp;v=Lsl-emZgWAQQV2HEupaD6PH6dnM3vwod3irlGmkvxpBk5HEMNgnuomGI6uUzmjE4","author":[{"family":"</w:instrText>
      </w:r>
      <w:r w:rsidR="00A86E35">
        <w:rPr>
          <w:rFonts w:cs="Times New Roman" w:hint="eastAsia"/>
          <w:kern w:val="0"/>
          <w:szCs w:val="24"/>
          <w:vertAlign w:val="superscript"/>
        </w:rPr>
        <w:instrText>张</w:instrText>
      </w:r>
      <w:r w:rsidR="00A86E35">
        <w:rPr>
          <w:rFonts w:cs="Times New Roman" w:hint="eastAsia"/>
          <w:kern w:val="0"/>
          <w:szCs w:val="24"/>
          <w:vertAlign w:val="superscript"/>
        </w:rPr>
        <w:instrText>","given":"</w:instrText>
      </w:r>
      <w:r w:rsidR="00A86E35">
        <w:rPr>
          <w:rFonts w:cs="Times New Roman" w:hint="eastAsia"/>
          <w:kern w:val="0"/>
          <w:szCs w:val="24"/>
          <w:vertAlign w:val="superscript"/>
        </w:rPr>
        <w:instrText>丽</w:instrText>
      </w:r>
      <w:r w:rsidR="00A86E35">
        <w:rPr>
          <w:rFonts w:cs="Times New Roman" w:hint="eastAsia"/>
          <w:kern w:val="0"/>
          <w:szCs w:val="24"/>
          <w:vertAlign w:val="superscript"/>
        </w:rPr>
        <w:instrText>"}],"accessed":{"date-parts":[</w:instrText>
      </w:r>
      <w:r w:rsidR="00A86E35">
        <w:rPr>
          <w:rFonts w:cs="Times New Roman"/>
          <w:kern w:val="0"/>
          <w:szCs w:val="24"/>
          <w:vertAlign w:val="superscript"/>
        </w:rPr>
        <w:instrText xml:space="preserve">["2021",11,27]]},"issued":{"date-parts":[["2013"]]}}}],"schema":"https://github.com/citation-style-language/schema/raw/master/csl-citation.json"} </w:instrText>
      </w:r>
      <w:r w:rsidRPr="009E78C5">
        <w:rPr>
          <w:rFonts w:cs="Times New Roman" w:hint="eastAsia"/>
          <w:kern w:val="0"/>
          <w:szCs w:val="24"/>
          <w:vertAlign w:val="superscript"/>
          <w:rPrChange w:id="517" w:author="刘军涛" w:date="2021-12-22T16:42:00Z">
            <w:rPr>
              <w:rFonts w:ascii="����" w:hAnsi="����" w:cs="宋体" w:hint="eastAsia"/>
              <w:kern w:val="0"/>
              <w:sz w:val="20"/>
              <w:szCs w:val="20"/>
            </w:rPr>
          </w:rPrChange>
        </w:rPr>
        <w:fldChar w:fldCharType="separate"/>
      </w:r>
      <w:r w:rsidR="00A86E35" w:rsidRPr="00A86E35">
        <w:rPr>
          <w:rFonts w:cs="Times New Roman"/>
          <w:kern w:val="0"/>
          <w:szCs w:val="24"/>
          <w:vertAlign w:val="superscript"/>
        </w:rPr>
        <w:t>[15]</w:t>
      </w:r>
      <w:r w:rsidRPr="009E78C5">
        <w:rPr>
          <w:rFonts w:cs="Times New Roman" w:hint="eastAsia"/>
          <w:kern w:val="0"/>
          <w:szCs w:val="24"/>
          <w:vertAlign w:val="superscript"/>
          <w:rPrChange w:id="518" w:author="刘军涛" w:date="2021-12-22T16:42:00Z">
            <w:rPr>
              <w:rFonts w:ascii="����" w:hAnsi="����" w:cs="宋体" w:hint="eastAsia"/>
              <w:kern w:val="0"/>
              <w:sz w:val="20"/>
              <w:szCs w:val="20"/>
            </w:rPr>
          </w:rPrChange>
        </w:rPr>
        <w:fldChar w:fldCharType="end"/>
      </w:r>
      <w:r w:rsidRPr="00B638F4">
        <w:rPr>
          <w:rFonts w:cs="Times New Roman" w:hint="eastAsia"/>
          <w:kern w:val="0"/>
          <w:szCs w:val="24"/>
          <w:rPrChange w:id="519" w:author="刘军涛" w:date="2021-12-22T16:42:00Z">
            <w:rPr>
              <w:rFonts w:ascii="����" w:hAnsi="����" w:cs="宋体" w:hint="eastAsia"/>
              <w:kern w:val="0"/>
              <w:sz w:val="20"/>
              <w:szCs w:val="20"/>
            </w:rPr>
          </w:rPrChange>
        </w:rPr>
        <w:t>来消减这种</w:t>
      </w:r>
      <w:ins w:id="520" w:author="田 恒" w:date="2021-12-23T10:46:00Z">
        <w:r w:rsidR="007052CB" w:rsidRPr="007052CB">
          <w:rPr>
            <w:rFonts w:cs="Times New Roman" w:hint="eastAsia"/>
            <w:kern w:val="0"/>
            <w:szCs w:val="24"/>
          </w:rPr>
          <w:t>台阶</w:t>
        </w:r>
      </w:ins>
      <w:del w:id="521" w:author="田 恒" w:date="2021-12-23T10:46:00Z">
        <w:r w:rsidRPr="00B638F4" w:rsidDel="007052CB">
          <w:rPr>
            <w:rFonts w:cs="Times New Roman" w:hint="eastAsia"/>
            <w:kern w:val="0"/>
            <w:szCs w:val="24"/>
            <w:rPrChange w:id="522" w:author="刘军涛" w:date="2021-12-22T16:42:00Z">
              <w:rPr>
                <w:rFonts w:ascii="����" w:hAnsi="����" w:cs="宋体" w:hint="eastAsia"/>
                <w:kern w:val="0"/>
                <w:sz w:val="20"/>
                <w:szCs w:val="20"/>
              </w:rPr>
            </w:rPrChange>
          </w:rPr>
          <w:delText>断层</w:delText>
        </w:r>
      </w:del>
      <w:r w:rsidRPr="00B638F4">
        <w:rPr>
          <w:rFonts w:cs="Times New Roman" w:hint="eastAsia"/>
          <w:kern w:val="0"/>
          <w:szCs w:val="24"/>
          <w:rPrChange w:id="523" w:author="刘军涛" w:date="2021-12-22T16:42:00Z">
            <w:rPr>
              <w:rFonts w:ascii="����" w:hAnsi="����" w:cs="宋体" w:hint="eastAsia"/>
              <w:kern w:val="0"/>
              <w:sz w:val="20"/>
              <w:szCs w:val="20"/>
            </w:rPr>
          </w:rPrChange>
        </w:rPr>
        <w:t>现象。这里我们提出了</w:t>
      </w:r>
      <w:del w:id="524" w:author="田 恒" w:date="2021-12-23T22:21:00Z">
        <w:r w:rsidRPr="00B638F4" w:rsidDel="00D61C52">
          <w:rPr>
            <w:rFonts w:cs="Times New Roman" w:hint="eastAsia"/>
            <w:kern w:val="0"/>
            <w:szCs w:val="24"/>
            <w:rPrChange w:id="525" w:author="刘军涛" w:date="2021-12-22T16:42:00Z">
              <w:rPr>
                <w:rFonts w:ascii="����" w:hAnsi="����" w:cs="宋体" w:hint="eastAsia"/>
                <w:kern w:val="0"/>
                <w:sz w:val="20"/>
                <w:szCs w:val="20"/>
              </w:rPr>
            </w:rPrChange>
          </w:rPr>
          <w:delText>几</w:delText>
        </w:r>
      </w:del>
      <w:ins w:id="526" w:author="田 恒" w:date="2021-12-23T22:21:00Z">
        <w:r w:rsidR="00D61C52">
          <w:rPr>
            <w:rFonts w:cs="Times New Roman" w:hint="eastAsia"/>
            <w:kern w:val="0"/>
            <w:szCs w:val="24"/>
          </w:rPr>
          <w:t>两</w:t>
        </w:r>
      </w:ins>
      <w:r w:rsidRPr="00B638F4">
        <w:rPr>
          <w:rFonts w:cs="Times New Roman" w:hint="eastAsia"/>
          <w:kern w:val="0"/>
          <w:szCs w:val="24"/>
          <w:rPrChange w:id="527" w:author="刘军涛" w:date="2021-12-22T16:42:00Z">
            <w:rPr>
              <w:rFonts w:ascii="����" w:hAnsi="����" w:cs="宋体" w:hint="eastAsia"/>
              <w:kern w:val="0"/>
              <w:sz w:val="20"/>
              <w:szCs w:val="20"/>
            </w:rPr>
          </w:rPrChange>
        </w:rPr>
        <w:t>种</w:t>
      </w:r>
      <w:del w:id="528" w:author="田 恒" w:date="2021-12-23T10:46:00Z">
        <w:r w:rsidRPr="00B638F4" w:rsidDel="007052CB">
          <w:rPr>
            <w:rFonts w:cs="Times New Roman" w:hint="eastAsia"/>
            <w:kern w:val="0"/>
            <w:szCs w:val="24"/>
            <w:rPrChange w:id="529" w:author="刘军涛" w:date="2021-12-22T16:42:00Z">
              <w:rPr>
                <w:rFonts w:ascii="����" w:hAnsi="����" w:cs="宋体" w:hint="eastAsia"/>
                <w:kern w:val="0"/>
                <w:sz w:val="20"/>
                <w:szCs w:val="20"/>
              </w:rPr>
            </w:rPrChange>
          </w:rPr>
          <w:delText>与</w:delText>
        </w:r>
      </w:del>
      <w:r w:rsidRPr="00B638F4">
        <w:rPr>
          <w:rFonts w:cs="Times New Roman" w:hint="eastAsia"/>
          <w:kern w:val="0"/>
          <w:szCs w:val="24"/>
          <w:rPrChange w:id="530" w:author="刘军涛" w:date="2021-12-22T16:42:00Z">
            <w:rPr>
              <w:rFonts w:ascii="����" w:hAnsi="����" w:cs="宋体" w:hint="eastAsia"/>
              <w:kern w:val="0"/>
              <w:sz w:val="20"/>
              <w:szCs w:val="20"/>
            </w:rPr>
          </w:rPrChange>
        </w:rPr>
        <w:t>不同的方法来减弱其产生的</w:t>
      </w:r>
      <w:ins w:id="531" w:author="田 恒" w:date="2021-12-23T10:46:00Z">
        <w:r w:rsidR="007052CB" w:rsidRPr="007052CB">
          <w:rPr>
            <w:rFonts w:cs="Times New Roman" w:hint="eastAsia"/>
            <w:kern w:val="0"/>
            <w:szCs w:val="24"/>
          </w:rPr>
          <w:t>台阶</w:t>
        </w:r>
      </w:ins>
      <w:del w:id="532" w:author="田 恒" w:date="2021-12-23T10:46:00Z">
        <w:r w:rsidRPr="00B638F4" w:rsidDel="007052CB">
          <w:rPr>
            <w:rFonts w:cs="Times New Roman" w:hint="eastAsia"/>
            <w:kern w:val="0"/>
            <w:szCs w:val="24"/>
            <w:rPrChange w:id="533" w:author="刘军涛" w:date="2021-12-22T16:42:00Z">
              <w:rPr>
                <w:rFonts w:ascii="����" w:hAnsi="����" w:cs="宋体" w:hint="eastAsia"/>
                <w:kern w:val="0"/>
                <w:sz w:val="20"/>
                <w:szCs w:val="20"/>
              </w:rPr>
            </w:rPrChange>
          </w:rPr>
          <w:delText>断层</w:delText>
        </w:r>
      </w:del>
      <w:r w:rsidRPr="00B638F4">
        <w:rPr>
          <w:rFonts w:cs="Times New Roman" w:hint="eastAsia"/>
          <w:kern w:val="0"/>
          <w:szCs w:val="24"/>
          <w:rPrChange w:id="534" w:author="刘军涛" w:date="2021-12-22T16:42:00Z">
            <w:rPr>
              <w:rFonts w:ascii="����" w:hAnsi="����" w:cs="宋体" w:hint="eastAsia"/>
              <w:kern w:val="0"/>
              <w:sz w:val="20"/>
              <w:szCs w:val="20"/>
            </w:rPr>
          </w:rPrChange>
        </w:rPr>
        <w:t>现象。</w:t>
      </w:r>
    </w:p>
    <w:p w14:paraId="57A779B7" w14:textId="6B27322C" w:rsidR="00316CDC" w:rsidRPr="00EC6609" w:rsidRDefault="006C1D7B">
      <w:pPr>
        <w:widowControl/>
        <w:spacing w:line="270" w:lineRule="atLeast"/>
        <w:jc w:val="center"/>
        <w:rPr>
          <w:rFonts w:cs="Times New Roman" w:hint="eastAsia"/>
          <w:kern w:val="0"/>
          <w:sz w:val="20"/>
          <w:szCs w:val="20"/>
          <w:rPrChange w:id="535" w:author="刘军涛" w:date="2021-12-22T16:41:00Z">
            <w:rPr>
              <w:rFonts w:ascii="����" w:hAnsi="����" w:cs="宋体" w:hint="eastAsia"/>
              <w:kern w:val="0"/>
              <w:sz w:val="20"/>
              <w:szCs w:val="20"/>
            </w:rPr>
          </w:rPrChange>
        </w:rPr>
        <w:pPrChange w:id="536" w:author="刘军涛" w:date="2021-12-22T16:42:00Z">
          <w:pPr>
            <w:widowControl/>
            <w:spacing w:line="270" w:lineRule="atLeast"/>
            <w:jc w:val="left"/>
          </w:pPr>
        </w:pPrChange>
      </w:pPr>
      <w:del w:id="537" w:author="田 恒" w:date="2021-12-23T10:58:00Z">
        <w:r w:rsidRPr="00EC6609" w:rsidDel="00793057">
          <w:rPr>
            <w:rFonts w:cs="Times New Roman" w:hint="eastAsia"/>
            <w:noProof/>
            <w:kern w:val="0"/>
            <w:sz w:val="20"/>
            <w:szCs w:val="20"/>
            <w:rPrChange w:id="538" w:author="刘军涛" w:date="2021-12-22T16:41:00Z">
              <w:rPr>
                <w:rFonts w:ascii="����" w:hAnsi="����" w:cs="宋体" w:hint="eastAsia"/>
                <w:noProof/>
                <w:kern w:val="0"/>
                <w:sz w:val="20"/>
                <w:szCs w:val="20"/>
              </w:rPr>
            </w:rPrChange>
          </w:rPr>
          <w:drawing>
            <wp:inline distT="0" distB="0" distL="0" distR="0" wp14:anchorId="4E437D6E" wp14:editId="7AA6FC5F">
              <wp:extent cx="3913957" cy="3312718"/>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9955" cy="3317795"/>
                      </a:xfrm>
                      <a:prstGeom prst="rect">
                        <a:avLst/>
                      </a:prstGeom>
                      <a:noFill/>
                      <a:ln>
                        <a:noFill/>
                      </a:ln>
                    </pic:spPr>
                  </pic:pic>
                </a:graphicData>
              </a:graphic>
            </wp:inline>
          </w:drawing>
        </w:r>
      </w:del>
      <w:ins w:id="539" w:author="田 恒" w:date="2021-12-23T10:59:00Z">
        <w:r w:rsidR="00793057">
          <w:rPr>
            <w:rFonts w:cs="Times New Roman" w:hint="eastAsia"/>
            <w:noProof/>
            <w:kern w:val="0"/>
            <w:sz w:val="20"/>
            <w:szCs w:val="20"/>
          </w:rPr>
          <w:drawing>
            <wp:inline distT="0" distB="0" distL="0" distR="0" wp14:anchorId="6C46A594" wp14:editId="55319B7F">
              <wp:extent cx="5264150" cy="44513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4150" cy="4451350"/>
                      </a:xfrm>
                      <a:prstGeom prst="rect">
                        <a:avLst/>
                      </a:prstGeom>
                      <a:noFill/>
                      <a:ln>
                        <a:noFill/>
                      </a:ln>
                    </pic:spPr>
                  </pic:pic>
                </a:graphicData>
              </a:graphic>
            </wp:inline>
          </w:drawing>
        </w:r>
      </w:ins>
    </w:p>
    <w:p w14:paraId="4A2A42F0" w14:textId="23E8063C" w:rsidR="00EE3A43" w:rsidRPr="00EC6609" w:rsidRDefault="00EE3A43" w:rsidP="00EE3A43">
      <w:pPr>
        <w:widowControl/>
        <w:spacing w:line="270" w:lineRule="atLeast"/>
        <w:ind w:firstLine="405"/>
        <w:jc w:val="center"/>
        <w:rPr>
          <w:rFonts w:cs="Times New Roman"/>
          <w:color w:val="333333"/>
          <w:sz w:val="20"/>
          <w:szCs w:val="20"/>
          <w:rPrChange w:id="540" w:author="刘军涛" w:date="2021-12-22T16:41:00Z">
            <w:rPr>
              <w:rFonts w:ascii="宋体" w:hAnsi="宋体"/>
              <w:color w:val="333333"/>
              <w:sz w:val="20"/>
              <w:szCs w:val="20"/>
            </w:rPr>
          </w:rPrChange>
        </w:rPr>
      </w:pPr>
      <w:r w:rsidRPr="00EC6609">
        <w:rPr>
          <w:rFonts w:cs="Times New Roman" w:hint="eastAsia"/>
          <w:color w:val="333333"/>
          <w:sz w:val="20"/>
          <w:szCs w:val="20"/>
          <w:rPrChange w:id="541" w:author="刘军涛" w:date="2021-12-22T16:41:00Z">
            <w:rPr>
              <w:rFonts w:ascii="宋体" w:hAnsi="宋体" w:hint="eastAsia"/>
              <w:color w:val="333333"/>
              <w:sz w:val="20"/>
              <w:szCs w:val="20"/>
            </w:rPr>
          </w:rPrChange>
        </w:rPr>
        <w:t>图</w:t>
      </w:r>
      <w:r w:rsidR="0020005F" w:rsidRPr="00EC6609">
        <w:rPr>
          <w:rFonts w:cs="Times New Roman"/>
          <w:color w:val="333333"/>
          <w:sz w:val="20"/>
          <w:szCs w:val="20"/>
          <w:rPrChange w:id="542" w:author="刘军涛" w:date="2021-12-22T16:41:00Z">
            <w:rPr>
              <w:rFonts w:ascii="宋体" w:hAnsi="宋体"/>
              <w:color w:val="333333"/>
              <w:sz w:val="20"/>
              <w:szCs w:val="20"/>
            </w:rPr>
          </w:rPrChange>
        </w:rPr>
        <w:t>1</w:t>
      </w:r>
      <w:r w:rsidRPr="00EC6609">
        <w:rPr>
          <w:rFonts w:cs="Times New Roman"/>
          <w:color w:val="333333"/>
          <w:sz w:val="20"/>
          <w:szCs w:val="20"/>
          <w:rPrChange w:id="543" w:author="刘军涛" w:date="2021-12-22T16:41:00Z">
            <w:rPr>
              <w:rFonts w:ascii="宋体" w:hAnsi="宋体"/>
              <w:color w:val="333333"/>
              <w:sz w:val="20"/>
              <w:szCs w:val="20"/>
            </w:rPr>
          </w:rPrChange>
        </w:rPr>
        <w:t xml:space="preserve"> </w:t>
      </w:r>
      <w:r w:rsidR="006C1D7B" w:rsidRPr="00EC6609">
        <w:rPr>
          <w:rFonts w:cs="Times New Roman" w:hint="eastAsia"/>
          <w:color w:val="333333"/>
          <w:sz w:val="20"/>
          <w:szCs w:val="20"/>
          <w:rPrChange w:id="544" w:author="刘军涛" w:date="2021-12-22T16:41:00Z">
            <w:rPr>
              <w:rFonts w:ascii="宋体" w:hAnsi="宋体" w:hint="eastAsia"/>
              <w:color w:val="333333"/>
              <w:sz w:val="20"/>
              <w:szCs w:val="20"/>
            </w:rPr>
          </w:rPrChange>
        </w:rPr>
        <w:t>静态色度标定</w:t>
      </w:r>
      <w:r w:rsidR="006C1D7B" w:rsidRPr="00EC6609">
        <w:rPr>
          <w:rFonts w:cs="Times New Roman"/>
          <w:color w:val="333333"/>
          <w:sz w:val="20"/>
          <w:szCs w:val="20"/>
          <w:rPrChange w:id="545" w:author="刘军涛" w:date="2021-12-22T16:41:00Z">
            <w:rPr>
              <w:rFonts w:ascii="宋体" w:hAnsi="宋体"/>
              <w:color w:val="333333"/>
              <w:sz w:val="20"/>
              <w:szCs w:val="20"/>
            </w:rPr>
          </w:rPrChange>
        </w:rPr>
        <w:t>(</w:t>
      </w:r>
      <w:r w:rsidR="006C1D7B" w:rsidRPr="00EC6609">
        <w:rPr>
          <w:rFonts w:cs="Times New Roman" w:hint="eastAsia"/>
          <w:color w:val="333333"/>
          <w:sz w:val="20"/>
          <w:szCs w:val="20"/>
          <w:rPrChange w:id="546" w:author="刘军涛" w:date="2021-12-22T16:41:00Z">
            <w:rPr>
              <w:rFonts w:ascii="宋体" w:hAnsi="宋体" w:hint="eastAsia"/>
              <w:color w:val="333333"/>
              <w:sz w:val="20"/>
              <w:szCs w:val="20"/>
            </w:rPr>
          </w:rPrChange>
        </w:rPr>
        <w:t>左</w:t>
      </w:r>
      <w:r w:rsidR="006C1D7B" w:rsidRPr="00EC6609">
        <w:rPr>
          <w:rFonts w:cs="Times New Roman"/>
          <w:color w:val="333333"/>
          <w:sz w:val="20"/>
          <w:szCs w:val="20"/>
          <w:rPrChange w:id="547" w:author="刘军涛" w:date="2021-12-22T16:41:00Z">
            <w:rPr>
              <w:rFonts w:ascii="宋体" w:hAnsi="宋体"/>
              <w:color w:val="333333"/>
              <w:sz w:val="20"/>
              <w:szCs w:val="20"/>
            </w:rPr>
          </w:rPrChange>
        </w:rPr>
        <w:t>)</w:t>
      </w:r>
      <w:r w:rsidR="006C1D7B" w:rsidRPr="00EC6609">
        <w:rPr>
          <w:rFonts w:cs="Times New Roman" w:hint="eastAsia"/>
          <w:color w:val="333333"/>
          <w:sz w:val="20"/>
          <w:szCs w:val="20"/>
          <w:rPrChange w:id="548" w:author="刘军涛" w:date="2021-12-22T16:41:00Z">
            <w:rPr>
              <w:rFonts w:ascii="宋体" w:hAnsi="宋体" w:hint="eastAsia"/>
              <w:color w:val="333333"/>
              <w:sz w:val="20"/>
              <w:szCs w:val="20"/>
            </w:rPr>
          </w:rPrChange>
        </w:rPr>
        <w:t>；动态色度标定</w:t>
      </w:r>
      <w:r w:rsidR="006C1D7B" w:rsidRPr="00EC6609">
        <w:rPr>
          <w:rFonts w:cs="Times New Roman"/>
          <w:color w:val="333333"/>
          <w:sz w:val="20"/>
          <w:szCs w:val="20"/>
          <w:rPrChange w:id="549" w:author="刘军涛" w:date="2021-12-22T16:41:00Z">
            <w:rPr>
              <w:rFonts w:ascii="宋体" w:hAnsi="宋体"/>
              <w:color w:val="333333"/>
              <w:sz w:val="20"/>
              <w:szCs w:val="20"/>
            </w:rPr>
          </w:rPrChange>
        </w:rPr>
        <w:t>(</w:t>
      </w:r>
      <w:r w:rsidR="006C1D7B" w:rsidRPr="00EC6609">
        <w:rPr>
          <w:rFonts w:cs="Times New Roman" w:hint="eastAsia"/>
          <w:color w:val="333333"/>
          <w:sz w:val="20"/>
          <w:szCs w:val="20"/>
          <w:rPrChange w:id="550" w:author="刘军涛" w:date="2021-12-22T16:41:00Z">
            <w:rPr>
              <w:rFonts w:ascii="宋体" w:hAnsi="宋体" w:hint="eastAsia"/>
              <w:color w:val="333333"/>
              <w:sz w:val="20"/>
              <w:szCs w:val="20"/>
            </w:rPr>
          </w:rPrChange>
        </w:rPr>
        <w:t>右</w:t>
      </w:r>
      <w:r w:rsidR="006C1D7B" w:rsidRPr="00EC6609">
        <w:rPr>
          <w:rFonts w:cs="Times New Roman"/>
          <w:color w:val="333333"/>
          <w:sz w:val="20"/>
          <w:szCs w:val="20"/>
          <w:rPrChange w:id="551" w:author="刘军涛" w:date="2021-12-22T16:41:00Z">
            <w:rPr>
              <w:rFonts w:ascii="宋体" w:hAnsi="宋体"/>
              <w:color w:val="333333"/>
              <w:sz w:val="20"/>
              <w:szCs w:val="20"/>
            </w:rPr>
          </w:rPrChange>
        </w:rPr>
        <w:t>)</w:t>
      </w:r>
    </w:p>
    <w:p w14:paraId="3D5CFBC2" w14:textId="57C098C7" w:rsidR="006B1F7B" w:rsidRPr="00EC6609" w:rsidDel="00EF2270" w:rsidRDefault="00EE3A43" w:rsidP="005A6312">
      <w:pPr>
        <w:jc w:val="center"/>
        <w:rPr>
          <w:ins w:id="552" w:author="dell" w:date="2021-12-16T17:43:00Z"/>
          <w:del w:id="553" w:author="田 恒" w:date="2021-12-23T12:00:00Z"/>
          <w:rFonts w:cs="Times New Roman" w:hint="eastAsia"/>
          <w:color w:val="333333"/>
          <w:sz w:val="20"/>
          <w:szCs w:val="20"/>
          <w:rPrChange w:id="554" w:author="刘军涛" w:date="2021-12-22T16:41:00Z">
            <w:rPr>
              <w:ins w:id="555" w:author="dell" w:date="2021-12-16T17:43:00Z"/>
              <w:del w:id="556" w:author="田 恒" w:date="2021-12-23T12:00:00Z"/>
              <w:rFonts w:ascii="MicrosoftYaHei" w:hAnsi="MicrosoftYaHei" w:hint="eastAsia"/>
              <w:color w:val="333333"/>
              <w:sz w:val="20"/>
              <w:szCs w:val="20"/>
            </w:rPr>
          </w:rPrChange>
        </w:rPr>
      </w:pPr>
      <w:r w:rsidRPr="00EC6609">
        <w:rPr>
          <w:rFonts w:cs="Times New Roman" w:hint="eastAsia"/>
          <w:color w:val="333333"/>
          <w:sz w:val="20"/>
          <w:szCs w:val="20"/>
          <w:rPrChange w:id="557" w:author="刘军涛" w:date="2021-12-22T16:41:00Z">
            <w:rPr>
              <w:rFonts w:ascii="MicrosoftYaHei" w:hAnsi="MicrosoftYaHei" w:hint="eastAsia"/>
              <w:color w:val="333333"/>
              <w:sz w:val="20"/>
              <w:szCs w:val="20"/>
            </w:rPr>
          </w:rPrChange>
        </w:rPr>
        <w:t xml:space="preserve">Fig.1 </w:t>
      </w:r>
      <w:r w:rsidR="006C1D7B" w:rsidRPr="00EC6609">
        <w:rPr>
          <w:rFonts w:cs="Times New Roman" w:hint="eastAsia"/>
          <w:color w:val="333333"/>
          <w:sz w:val="20"/>
          <w:szCs w:val="20"/>
          <w:rPrChange w:id="558" w:author="刘军涛" w:date="2021-12-22T16:41:00Z">
            <w:rPr>
              <w:rFonts w:ascii="MicrosoftYaHei" w:hAnsi="MicrosoftYaHei" w:hint="eastAsia"/>
              <w:color w:val="333333"/>
              <w:sz w:val="20"/>
              <w:szCs w:val="20"/>
            </w:rPr>
          </w:rPrChange>
        </w:rPr>
        <w:t>Static chromaticity calibration (left); Dynamic chromaticity calibration (right)</w:t>
      </w:r>
    </w:p>
    <w:p w14:paraId="7F01340D" w14:textId="2E6E9DB3" w:rsidR="004612FE" w:rsidRPr="00EC6609" w:rsidRDefault="00996933">
      <w:pPr>
        <w:jc w:val="center"/>
        <w:rPr>
          <w:rFonts w:cs="Times New Roman" w:hint="eastAsia"/>
          <w:kern w:val="0"/>
          <w:sz w:val="20"/>
          <w:szCs w:val="20"/>
          <w:rPrChange w:id="559" w:author="刘军涛" w:date="2021-12-22T16:41:00Z">
            <w:rPr>
              <w:rFonts w:ascii="����" w:hAnsi="����" w:cs="宋体" w:hint="eastAsia"/>
              <w:kern w:val="0"/>
              <w:sz w:val="20"/>
              <w:szCs w:val="20"/>
            </w:rPr>
          </w:rPrChange>
        </w:rPr>
        <w:pPrChange w:id="560" w:author="田 恒" w:date="2021-12-23T12:00:00Z">
          <w:pPr>
            <w:widowControl/>
            <w:spacing w:line="270" w:lineRule="atLeast"/>
            <w:ind w:firstLine="405"/>
            <w:jc w:val="left"/>
          </w:pPr>
        </w:pPrChange>
      </w:pPr>
      <w:del w:id="561" w:author="田 恒" w:date="2021-12-23T11:59:00Z">
        <w:r w:rsidRPr="00EC6609" w:rsidDel="00EF2270">
          <w:rPr>
            <w:rFonts w:cs="Times New Roman" w:hint="eastAsia"/>
            <w:noProof/>
            <w:kern w:val="0"/>
            <w:sz w:val="20"/>
            <w:szCs w:val="20"/>
            <w:rPrChange w:id="562" w:author="刘军涛" w:date="2021-12-22T16:41:00Z">
              <w:rPr>
                <w:rFonts w:ascii="����" w:hAnsi="����" w:cs="宋体" w:hint="eastAsia"/>
                <w:noProof/>
                <w:kern w:val="0"/>
                <w:sz w:val="20"/>
                <w:szCs w:val="20"/>
              </w:rPr>
            </w:rPrChange>
          </w:rPr>
          <w:drawing>
            <wp:inline distT="0" distB="0" distL="0" distR="0" wp14:anchorId="168ED4E9" wp14:editId="3525F366">
              <wp:extent cx="5268595" cy="1344295"/>
              <wp:effectExtent l="0" t="0" r="825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8595" cy="1344295"/>
                      </a:xfrm>
                      <a:prstGeom prst="rect">
                        <a:avLst/>
                      </a:prstGeom>
                      <a:noFill/>
                      <a:ln>
                        <a:noFill/>
                      </a:ln>
                    </pic:spPr>
                  </pic:pic>
                </a:graphicData>
              </a:graphic>
            </wp:inline>
          </w:drawing>
        </w:r>
      </w:del>
      <w:ins w:id="563" w:author="田 恒" w:date="2021-12-23T11:59:00Z">
        <w:r w:rsidR="00EF2270">
          <w:rPr>
            <w:rFonts w:cs="Times New Roman" w:hint="eastAsia"/>
            <w:noProof/>
            <w:kern w:val="0"/>
            <w:sz w:val="20"/>
            <w:szCs w:val="20"/>
          </w:rPr>
          <w:drawing>
            <wp:inline distT="0" distB="0" distL="0" distR="0" wp14:anchorId="0B8B6375" wp14:editId="6BA6BC35">
              <wp:extent cx="5263515" cy="198691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3515" cy="1986915"/>
                      </a:xfrm>
                      <a:prstGeom prst="rect">
                        <a:avLst/>
                      </a:prstGeom>
                      <a:noFill/>
                      <a:ln>
                        <a:noFill/>
                      </a:ln>
                    </pic:spPr>
                  </pic:pic>
                </a:graphicData>
              </a:graphic>
            </wp:inline>
          </w:drawing>
        </w:r>
      </w:ins>
    </w:p>
    <w:p w14:paraId="336CBAD2" w14:textId="446F9E3D" w:rsidR="00996933" w:rsidRPr="00EC6609" w:rsidRDefault="00996933" w:rsidP="00996933">
      <w:pPr>
        <w:jc w:val="center"/>
        <w:rPr>
          <w:rFonts w:cs="Times New Roman"/>
          <w:color w:val="333333"/>
          <w:sz w:val="20"/>
          <w:szCs w:val="20"/>
          <w:rPrChange w:id="564" w:author="刘军涛" w:date="2021-12-22T16:41:00Z">
            <w:rPr>
              <w:rFonts w:ascii="宋体" w:hAnsi="宋体"/>
              <w:color w:val="333333"/>
              <w:sz w:val="20"/>
              <w:szCs w:val="20"/>
            </w:rPr>
          </w:rPrChange>
        </w:rPr>
      </w:pPr>
      <w:r w:rsidRPr="00EC6609">
        <w:rPr>
          <w:rFonts w:cs="Times New Roman" w:hint="eastAsia"/>
          <w:color w:val="333333"/>
          <w:sz w:val="20"/>
          <w:szCs w:val="20"/>
          <w:rPrChange w:id="565" w:author="刘军涛" w:date="2021-12-22T16:41:00Z">
            <w:rPr>
              <w:rFonts w:ascii="宋体" w:hAnsi="宋体" w:hint="eastAsia"/>
              <w:color w:val="333333"/>
              <w:sz w:val="20"/>
              <w:szCs w:val="20"/>
            </w:rPr>
          </w:rPrChange>
        </w:rPr>
        <w:t>图</w:t>
      </w:r>
      <w:r w:rsidR="0020005F" w:rsidRPr="00EC6609">
        <w:rPr>
          <w:rFonts w:cs="Times New Roman"/>
          <w:color w:val="333333"/>
          <w:sz w:val="20"/>
          <w:szCs w:val="20"/>
          <w:rPrChange w:id="566" w:author="刘军涛" w:date="2021-12-22T16:41:00Z">
            <w:rPr>
              <w:rFonts w:ascii="宋体" w:hAnsi="宋体"/>
              <w:color w:val="333333"/>
              <w:sz w:val="20"/>
              <w:szCs w:val="20"/>
            </w:rPr>
          </w:rPrChange>
        </w:rPr>
        <w:t>2</w:t>
      </w:r>
      <w:r w:rsidRPr="00EC6609">
        <w:rPr>
          <w:rFonts w:cs="Times New Roman"/>
          <w:color w:val="333333"/>
          <w:sz w:val="20"/>
          <w:szCs w:val="20"/>
          <w:rPrChange w:id="567" w:author="刘军涛" w:date="2021-12-22T16:41:00Z">
            <w:rPr>
              <w:rFonts w:ascii="宋体" w:hAnsi="宋体"/>
              <w:color w:val="333333"/>
              <w:sz w:val="20"/>
              <w:szCs w:val="20"/>
            </w:rPr>
          </w:rPrChange>
        </w:rPr>
        <w:t xml:space="preserve"> </w:t>
      </w:r>
      <w:r w:rsidR="00B15EF8" w:rsidRPr="00EC6609">
        <w:rPr>
          <w:rFonts w:cs="Times New Roman" w:hint="eastAsia"/>
          <w:color w:val="333333"/>
          <w:sz w:val="20"/>
          <w:szCs w:val="20"/>
          <w:rPrChange w:id="568" w:author="刘军涛" w:date="2021-12-22T16:41:00Z">
            <w:rPr>
              <w:rFonts w:ascii="宋体" w:hAnsi="宋体" w:hint="eastAsia"/>
              <w:color w:val="333333"/>
              <w:sz w:val="20"/>
              <w:szCs w:val="20"/>
            </w:rPr>
          </w:rPrChange>
        </w:rPr>
        <w:t>经典动态色度标定下</w:t>
      </w:r>
      <w:r w:rsidRPr="00EC6609">
        <w:rPr>
          <w:rFonts w:cs="Times New Roman" w:hint="eastAsia"/>
          <w:color w:val="333333"/>
          <w:sz w:val="20"/>
          <w:szCs w:val="20"/>
          <w:rPrChange w:id="569" w:author="刘军涛" w:date="2021-12-22T16:41:00Z">
            <w:rPr>
              <w:rFonts w:ascii="宋体" w:hAnsi="宋体" w:hint="eastAsia"/>
              <w:color w:val="333333"/>
              <w:sz w:val="20"/>
              <w:szCs w:val="20"/>
            </w:rPr>
          </w:rPrChange>
        </w:rPr>
        <w:t>各深度点的标定参数</w:t>
      </w:r>
    </w:p>
    <w:p w14:paraId="7EACEC14" w14:textId="628EF0C2" w:rsidR="00996933" w:rsidRPr="00EC6609" w:rsidRDefault="00996933" w:rsidP="00996933">
      <w:pPr>
        <w:widowControl/>
        <w:spacing w:line="270" w:lineRule="atLeast"/>
        <w:ind w:firstLine="405"/>
        <w:jc w:val="center"/>
        <w:rPr>
          <w:rFonts w:cs="Times New Roman" w:hint="eastAsia"/>
          <w:color w:val="333333"/>
          <w:sz w:val="20"/>
          <w:szCs w:val="20"/>
          <w:rPrChange w:id="570" w:author="刘军涛" w:date="2021-12-22T16:41:00Z">
            <w:rPr>
              <w:rFonts w:ascii="MicrosoftYaHei" w:hAnsi="MicrosoftYaHei" w:hint="eastAsia"/>
              <w:color w:val="333333"/>
              <w:sz w:val="20"/>
              <w:szCs w:val="20"/>
            </w:rPr>
          </w:rPrChange>
        </w:rPr>
      </w:pPr>
      <w:r w:rsidRPr="00EC6609">
        <w:rPr>
          <w:rFonts w:cs="Times New Roman" w:hint="eastAsia"/>
          <w:color w:val="333333"/>
          <w:sz w:val="20"/>
          <w:szCs w:val="20"/>
          <w:rPrChange w:id="571" w:author="刘军涛" w:date="2021-12-22T16:41:00Z">
            <w:rPr>
              <w:rFonts w:ascii="MicrosoftYaHei" w:hAnsi="MicrosoftYaHei" w:hint="eastAsia"/>
              <w:color w:val="333333"/>
              <w:sz w:val="20"/>
              <w:szCs w:val="20"/>
            </w:rPr>
          </w:rPrChange>
        </w:rPr>
        <w:t>Fig.</w:t>
      </w:r>
      <w:r w:rsidR="004D47F5" w:rsidRPr="00EC6609">
        <w:rPr>
          <w:rFonts w:cs="Times New Roman" w:hint="eastAsia"/>
          <w:color w:val="333333"/>
          <w:sz w:val="20"/>
          <w:szCs w:val="20"/>
          <w:rPrChange w:id="572" w:author="刘军涛" w:date="2021-12-22T16:41:00Z">
            <w:rPr>
              <w:rFonts w:ascii="MicrosoftYaHei" w:hAnsi="MicrosoftYaHei" w:hint="eastAsia"/>
              <w:color w:val="333333"/>
              <w:sz w:val="20"/>
              <w:szCs w:val="20"/>
            </w:rPr>
          </w:rPrChange>
        </w:rPr>
        <w:t>2</w:t>
      </w:r>
      <w:r w:rsidRPr="00EC6609">
        <w:rPr>
          <w:rFonts w:cs="Times New Roman" w:hint="eastAsia"/>
          <w:color w:val="333333"/>
          <w:sz w:val="20"/>
          <w:szCs w:val="20"/>
          <w:rPrChange w:id="573" w:author="刘军涛" w:date="2021-12-22T16:41:00Z">
            <w:rPr>
              <w:rFonts w:ascii="MicrosoftYaHei" w:hAnsi="MicrosoftYaHei" w:hint="eastAsia"/>
              <w:color w:val="333333"/>
              <w:sz w:val="20"/>
              <w:szCs w:val="20"/>
            </w:rPr>
          </w:rPrChange>
        </w:rPr>
        <w:t xml:space="preserve"> </w:t>
      </w:r>
      <w:r w:rsidR="00B15EF8" w:rsidRPr="00EC6609">
        <w:rPr>
          <w:rFonts w:cs="Times New Roman" w:hint="eastAsia"/>
          <w:color w:val="333333"/>
          <w:sz w:val="20"/>
          <w:szCs w:val="20"/>
          <w:rPrChange w:id="574" w:author="刘军涛" w:date="2021-12-22T16:41:00Z">
            <w:rPr>
              <w:rFonts w:ascii="MicrosoftYaHei" w:hAnsi="MicrosoftYaHei" w:hint="eastAsia"/>
              <w:color w:val="333333"/>
              <w:sz w:val="20"/>
              <w:szCs w:val="20"/>
            </w:rPr>
          </w:rPrChange>
        </w:rPr>
        <w:t>Calibration parameters of each depth point under classical dynamic chromaticity calibration</w:t>
      </w:r>
    </w:p>
    <w:p w14:paraId="21876C98" w14:textId="6C908B69" w:rsidR="00996933" w:rsidRPr="00EC6609" w:rsidDel="003064FC" w:rsidRDefault="00127B85" w:rsidP="00996933">
      <w:pPr>
        <w:widowControl/>
        <w:spacing w:line="270" w:lineRule="atLeast"/>
        <w:jc w:val="left"/>
        <w:rPr>
          <w:del w:id="575" w:author="田 恒" w:date="2021-12-23T22:20:00Z"/>
          <w:rFonts w:cs="Times New Roman" w:hint="eastAsia"/>
          <w:b/>
          <w:bCs/>
          <w:kern w:val="0"/>
          <w:sz w:val="27"/>
          <w:szCs w:val="27"/>
          <w:rPrChange w:id="576" w:author="刘军涛" w:date="2021-12-22T16:41:00Z">
            <w:rPr>
              <w:del w:id="577" w:author="田 恒" w:date="2021-12-23T22:20:00Z"/>
              <w:rFonts w:ascii="����" w:hAnsi="����" w:cs="宋体" w:hint="eastAsia"/>
              <w:b/>
              <w:bCs/>
              <w:kern w:val="0"/>
              <w:sz w:val="27"/>
              <w:szCs w:val="27"/>
            </w:rPr>
          </w:rPrChange>
        </w:rPr>
      </w:pPr>
      <w:bookmarkStart w:id="578" w:name="_Hlk90370842"/>
      <w:del w:id="579" w:author="田 恒" w:date="2021-12-23T22:20:00Z">
        <w:r w:rsidRPr="00EC6609" w:rsidDel="003064FC">
          <w:rPr>
            <w:rFonts w:cs="Times New Roman" w:hint="eastAsia"/>
            <w:b/>
            <w:bCs/>
            <w:kern w:val="0"/>
            <w:sz w:val="27"/>
            <w:szCs w:val="27"/>
            <w:rPrChange w:id="580" w:author="刘军涛" w:date="2021-12-22T16:41:00Z">
              <w:rPr>
                <w:rFonts w:ascii="����" w:hAnsi="����" w:cs="宋体" w:hint="eastAsia"/>
                <w:b/>
                <w:bCs/>
                <w:kern w:val="0"/>
                <w:sz w:val="27"/>
                <w:szCs w:val="27"/>
              </w:rPr>
            </w:rPrChange>
          </w:rPr>
          <w:delText>2</w:delText>
        </w:r>
        <w:r w:rsidR="00996933" w:rsidRPr="00EC6609" w:rsidDel="003064FC">
          <w:rPr>
            <w:rFonts w:cs="Times New Roman" w:hint="eastAsia"/>
            <w:b/>
            <w:bCs/>
            <w:kern w:val="0"/>
            <w:sz w:val="27"/>
            <w:szCs w:val="27"/>
            <w:rPrChange w:id="581" w:author="刘军涛" w:date="2021-12-22T16:41:00Z">
              <w:rPr>
                <w:rFonts w:ascii="����" w:hAnsi="����" w:cs="宋体" w:hint="eastAsia"/>
                <w:b/>
                <w:bCs/>
                <w:kern w:val="0"/>
                <w:sz w:val="27"/>
                <w:szCs w:val="27"/>
              </w:rPr>
            </w:rPrChange>
          </w:rPr>
          <w:delText>.1 </w:delText>
        </w:r>
        <w:r w:rsidR="00996933" w:rsidRPr="00EC6609" w:rsidDel="003064FC">
          <w:rPr>
            <w:rFonts w:cs="Times New Roman" w:hint="eastAsia"/>
            <w:b/>
            <w:bCs/>
            <w:kern w:val="0"/>
            <w:sz w:val="27"/>
            <w:szCs w:val="27"/>
            <w:rPrChange w:id="582" w:author="刘军涛" w:date="2021-12-22T16:41:00Z">
              <w:rPr>
                <w:rFonts w:ascii="����" w:hAnsi="����" w:cs="宋体" w:hint="eastAsia"/>
                <w:b/>
                <w:bCs/>
                <w:kern w:val="0"/>
                <w:sz w:val="27"/>
                <w:szCs w:val="27"/>
              </w:rPr>
            </w:rPrChange>
          </w:rPr>
          <w:delText>平均值法</w:delText>
        </w:r>
      </w:del>
    </w:p>
    <w:bookmarkEnd w:id="578"/>
    <w:p w14:paraId="635DD411" w14:textId="20FFE9B6" w:rsidR="00996933" w:rsidRPr="00EC6609" w:rsidDel="003064FC" w:rsidRDefault="00127B85" w:rsidP="00996933">
      <w:pPr>
        <w:widowControl/>
        <w:spacing w:line="270" w:lineRule="atLeast"/>
        <w:jc w:val="left"/>
        <w:rPr>
          <w:del w:id="583" w:author="田 恒" w:date="2021-12-23T22:20:00Z"/>
          <w:rFonts w:cs="Times New Roman" w:hint="eastAsia"/>
          <w:b/>
          <w:bCs/>
          <w:kern w:val="0"/>
          <w:sz w:val="27"/>
          <w:szCs w:val="27"/>
          <w:rPrChange w:id="584" w:author="刘军涛" w:date="2021-12-22T16:41:00Z">
            <w:rPr>
              <w:del w:id="585" w:author="田 恒" w:date="2021-12-23T22:20:00Z"/>
              <w:rFonts w:ascii="����" w:hAnsi="����" w:cs="宋体" w:hint="eastAsia"/>
              <w:b/>
              <w:bCs/>
              <w:kern w:val="0"/>
              <w:sz w:val="27"/>
              <w:szCs w:val="27"/>
            </w:rPr>
          </w:rPrChange>
        </w:rPr>
      </w:pPr>
      <w:del w:id="586" w:author="田 恒" w:date="2021-12-23T22:20:00Z">
        <w:r w:rsidRPr="00EC6609" w:rsidDel="003064FC">
          <w:rPr>
            <w:rFonts w:cs="Times New Roman" w:hint="eastAsia"/>
            <w:b/>
            <w:bCs/>
            <w:kern w:val="0"/>
            <w:sz w:val="27"/>
            <w:szCs w:val="27"/>
            <w:rPrChange w:id="587" w:author="刘军涛" w:date="2021-12-22T16:41:00Z">
              <w:rPr>
                <w:rFonts w:ascii="����" w:hAnsi="����" w:cs="宋体" w:hint="eastAsia"/>
                <w:b/>
                <w:bCs/>
                <w:kern w:val="0"/>
                <w:sz w:val="27"/>
                <w:szCs w:val="27"/>
              </w:rPr>
            </w:rPrChange>
          </w:rPr>
          <w:delText>2</w:delText>
        </w:r>
        <w:r w:rsidR="00996933" w:rsidRPr="00EC6609" w:rsidDel="003064FC">
          <w:rPr>
            <w:rFonts w:cs="Times New Roman" w:hint="eastAsia"/>
            <w:b/>
            <w:bCs/>
            <w:kern w:val="0"/>
            <w:sz w:val="27"/>
            <w:szCs w:val="27"/>
            <w:rPrChange w:id="588" w:author="刘军涛" w:date="2021-12-22T16:41:00Z">
              <w:rPr>
                <w:rFonts w:ascii="����" w:hAnsi="����" w:cs="宋体" w:hint="eastAsia"/>
                <w:b/>
                <w:bCs/>
                <w:kern w:val="0"/>
                <w:sz w:val="27"/>
                <w:szCs w:val="27"/>
              </w:rPr>
            </w:rPrChange>
          </w:rPr>
          <w:delText>.1.1</w:delText>
        </w:r>
        <w:r w:rsidR="00996933" w:rsidRPr="00EC6609" w:rsidDel="003064FC">
          <w:rPr>
            <w:rFonts w:cs="Times New Roman" w:hint="eastAsia"/>
            <w:b/>
            <w:bCs/>
            <w:kern w:val="0"/>
            <w:sz w:val="27"/>
            <w:szCs w:val="27"/>
            <w:rPrChange w:id="589" w:author="刘军涛" w:date="2021-12-22T16:41:00Z">
              <w:rPr>
                <w:rFonts w:ascii="����" w:hAnsi="����" w:cs="宋体" w:hint="eastAsia"/>
                <w:b/>
                <w:bCs/>
                <w:kern w:val="0"/>
                <w:sz w:val="27"/>
                <w:szCs w:val="27"/>
              </w:rPr>
            </w:rPrChange>
          </w:rPr>
          <w:delText>基本算法</w:delText>
        </w:r>
      </w:del>
      <w:ins w:id="590" w:author="刘军涛" w:date="2021-12-19T20:34:00Z">
        <w:del w:id="591" w:author="田 恒" w:date="2021-12-23T22:20:00Z">
          <w:r w:rsidR="007D4C58" w:rsidRPr="00EC6609" w:rsidDel="003064FC">
            <w:rPr>
              <w:rFonts w:cs="Times New Roman" w:hint="eastAsia"/>
              <w:b/>
              <w:bCs/>
              <w:kern w:val="0"/>
              <w:sz w:val="27"/>
              <w:szCs w:val="27"/>
              <w:rPrChange w:id="592" w:author="刘军涛" w:date="2021-12-22T16:41:00Z">
                <w:rPr>
                  <w:rFonts w:ascii="����" w:hAnsi="����" w:cs="宋体" w:hint="eastAsia"/>
                  <w:b/>
                  <w:bCs/>
                  <w:kern w:val="0"/>
                  <w:sz w:val="27"/>
                  <w:szCs w:val="27"/>
                </w:rPr>
              </w:rPrChange>
            </w:rPr>
            <w:delText>原理</w:delText>
          </w:r>
        </w:del>
      </w:ins>
    </w:p>
    <w:p w14:paraId="4C72E431" w14:textId="2BFB93DD" w:rsidR="00D906B7" w:rsidRPr="0037704D" w:rsidDel="003064FC" w:rsidRDefault="00996933">
      <w:pPr>
        <w:widowControl/>
        <w:ind w:firstLine="405"/>
        <w:jc w:val="left"/>
        <w:rPr>
          <w:del w:id="593" w:author="田 恒" w:date="2021-12-23T22:20:00Z"/>
          <w:rFonts w:cs="Times New Roman" w:hint="eastAsia"/>
          <w:kern w:val="0"/>
          <w:szCs w:val="24"/>
          <w:rPrChange w:id="594" w:author="刘军涛" w:date="2021-12-22T16:42:00Z">
            <w:rPr>
              <w:del w:id="595" w:author="田 恒" w:date="2021-12-23T22:20:00Z"/>
              <w:rFonts w:ascii="����" w:hAnsi="����" w:cs="宋体" w:hint="eastAsia"/>
              <w:kern w:val="0"/>
              <w:sz w:val="20"/>
              <w:szCs w:val="20"/>
            </w:rPr>
          </w:rPrChange>
        </w:rPr>
        <w:pPrChange w:id="596" w:author="刘军涛" w:date="2021-12-22T16:42:00Z">
          <w:pPr>
            <w:widowControl/>
            <w:spacing w:line="270" w:lineRule="atLeast"/>
            <w:ind w:firstLine="405"/>
            <w:jc w:val="left"/>
          </w:pPr>
        </w:pPrChange>
      </w:pPr>
      <w:del w:id="597" w:author="田 恒" w:date="2021-12-23T22:20:00Z">
        <w:r w:rsidRPr="0037704D" w:rsidDel="003064FC">
          <w:rPr>
            <w:rFonts w:cs="Times New Roman" w:hint="eastAsia"/>
            <w:kern w:val="0"/>
            <w:szCs w:val="24"/>
            <w:rPrChange w:id="598" w:author="刘军涛" w:date="2021-12-22T16:42:00Z">
              <w:rPr>
                <w:rFonts w:ascii="����" w:hAnsi="����" w:cs="宋体" w:hint="eastAsia"/>
                <w:kern w:val="0"/>
                <w:sz w:val="20"/>
                <w:szCs w:val="20"/>
              </w:rPr>
            </w:rPrChange>
          </w:rPr>
          <w:delText>平均值法与经典的动态色度标定法类似，首先选取一个滑动窗长，不断移动窗口并在窗口中进行静态色度标定。与之不同之处在于，平均值法一般选取窗长</w:delText>
        </w:r>
        <w:r w:rsidRPr="0037704D" w:rsidDel="003064FC">
          <w:rPr>
            <w:rFonts w:cs="Times New Roman" w:hint="eastAsia"/>
            <w:kern w:val="0"/>
            <w:szCs w:val="24"/>
            <w:rPrChange w:id="599" w:author="刘军涛" w:date="2021-12-22T16:42:00Z">
              <w:rPr>
                <w:rFonts w:ascii="����" w:hAnsi="����" w:cs="宋体" w:hint="eastAsia"/>
                <w:kern w:val="0"/>
                <w:sz w:val="20"/>
                <w:szCs w:val="20"/>
              </w:rPr>
            </w:rPrChange>
          </w:rPr>
          <w:delText>1/5</w:delText>
        </w:r>
        <w:r w:rsidRPr="0037704D" w:rsidDel="003064FC">
          <w:rPr>
            <w:rFonts w:cs="Times New Roman" w:hint="eastAsia"/>
            <w:kern w:val="0"/>
            <w:szCs w:val="24"/>
            <w:rPrChange w:id="600" w:author="刘军涛" w:date="2021-12-22T16:42:00Z">
              <w:rPr>
                <w:rFonts w:ascii="����" w:hAnsi="����" w:cs="宋体" w:hint="eastAsia"/>
                <w:kern w:val="0"/>
                <w:sz w:val="20"/>
                <w:szCs w:val="20"/>
              </w:rPr>
            </w:rPrChange>
          </w:rPr>
          <w:delText>为滑动步长，滑动处理完</w:delText>
        </w:r>
      </w:del>
      <w:del w:id="601" w:author="田 恒" w:date="2021-12-23T10:59:00Z">
        <w:r w:rsidRPr="0037704D" w:rsidDel="00793057">
          <w:rPr>
            <w:rFonts w:cs="Times New Roman" w:hint="eastAsia"/>
            <w:kern w:val="0"/>
            <w:szCs w:val="24"/>
            <w:rPrChange w:id="602" w:author="刘军涛" w:date="2021-12-22T16:42:00Z">
              <w:rPr>
                <w:rFonts w:ascii="����" w:hAnsi="����" w:cs="宋体" w:hint="eastAsia"/>
                <w:kern w:val="0"/>
                <w:sz w:val="20"/>
                <w:szCs w:val="20"/>
              </w:rPr>
            </w:rPrChange>
          </w:rPr>
          <w:delText>整个</w:delText>
        </w:r>
      </w:del>
      <w:del w:id="603" w:author="田 恒" w:date="2021-12-23T22:20:00Z">
        <w:r w:rsidRPr="0037704D" w:rsidDel="003064FC">
          <w:rPr>
            <w:rFonts w:cs="Times New Roman" w:hint="eastAsia"/>
            <w:kern w:val="0"/>
            <w:szCs w:val="24"/>
            <w:rPrChange w:id="604" w:author="刘军涛" w:date="2021-12-22T16:42:00Z">
              <w:rPr>
                <w:rFonts w:ascii="����" w:hAnsi="����" w:cs="宋体" w:hint="eastAsia"/>
                <w:kern w:val="0"/>
                <w:sz w:val="20"/>
                <w:szCs w:val="20"/>
              </w:rPr>
            </w:rPrChange>
          </w:rPr>
          <w:delText>井段数据后，每段数据都经历了五次静态色度标定（开始部分和结束部分少于</w:delText>
        </w:r>
        <w:r w:rsidRPr="0037704D" w:rsidDel="003064FC">
          <w:rPr>
            <w:rFonts w:cs="Times New Roman" w:hint="eastAsia"/>
            <w:kern w:val="0"/>
            <w:szCs w:val="24"/>
            <w:rPrChange w:id="605" w:author="刘军涛" w:date="2021-12-22T16:42:00Z">
              <w:rPr>
                <w:rFonts w:ascii="����" w:hAnsi="����" w:cs="宋体" w:hint="eastAsia"/>
                <w:kern w:val="0"/>
                <w:sz w:val="20"/>
                <w:szCs w:val="20"/>
              </w:rPr>
            </w:rPrChange>
          </w:rPr>
          <w:delText>5</w:delText>
        </w:r>
        <w:r w:rsidRPr="0037704D" w:rsidDel="003064FC">
          <w:rPr>
            <w:rFonts w:cs="Times New Roman" w:hint="eastAsia"/>
            <w:kern w:val="0"/>
            <w:szCs w:val="24"/>
            <w:rPrChange w:id="606" w:author="刘军涛" w:date="2021-12-22T16:42:00Z">
              <w:rPr>
                <w:rFonts w:ascii="����" w:hAnsi="����" w:cs="宋体" w:hint="eastAsia"/>
                <w:kern w:val="0"/>
                <w:sz w:val="20"/>
                <w:szCs w:val="20"/>
              </w:rPr>
            </w:rPrChange>
          </w:rPr>
          <w:delText>次），最终结果由这段数据所有静态色度标定的加权平均值决定</w:delText>
        </w:r>
        <w:r w:rsidR="004D47F5" w:rsidRPr="0037704D" w:rsidDel="003064FC">
          <w:rPr>
            <w:rFonts w:cs="Times New Roman" w:hint="eastAsia"/>
            <w:kern w:val="0"/>
            <w:szCs w:val="24"/>
            <w:rPrChange w:id="607" w:author="刘军涛" w:date="2021-12-22T16:42:00Z">
              <w:rPr>
                <w:rFonts w:ascii="����" w:hAnsi="����" w:cs="宋体" w:hint="eastAsia"/>
                <w:kern w:val="0"/>
                <w:sz w:val="20"/>
                <w:szCs w:val="20"/>
              </w:rPr>
            </w:rPrChange>
          </w:rPr>
          <w:delText>，处理结果如图</w:delText>
        </w:r>
        <w:r w:rsidR="002F5890" w:rsidRPr="0037704D" w:rsidDel="003064FC">
          <w:rPr>
            <w:rFonts w:cs="Times New Roman" w:hint="eastAsia"/>
            <w:kern w:val="0"/>
            <w:szCs w:val="24"/>
            <w:rPrChange w:id="608" w:author="刘军涛" w:date="2021-12-22T16:42:00Z">
              <w:rPr>
                <w:rFonts w:ascii="����" w:hAnsi="����" w:cs="宋体" w:hint="eastAsia"/>
                <w:kern w:val="0"/>
                <w:sz w:val="20"/>
                <w:szCs w:val="20"/>
              </w:rPr>
            </w:rPrChange>
          </w:rPr>
          <w:delText>9</w:delText>
        </w:r>
        <w:r w:rsidR="00477C2B" w:rsidRPr="0037704D" w:rsidDel="003064FC">
          <w:rPr>
            <w:rFonts w:cs="Times New Roman" w:hint="eastAsia"/>
            <w:kern w:val="0"/>
            <w:szCs w:val="24"/>
            <w:rPrChange w:id="609" w:author="刘军涛" w:date="2021-12-22T16:42:00Z">
              <w:rPr>
                <w:rFonts w:ascii="����" w:hAnsi="����" w:cs="宋体" w:hint="eastAsia"/>
                <w:kern w:val="0"/>
                <w:sz w:val="20"/>
                <w:szCs w:val="20"/>
              </w:rPr>
            </w:rPrChange>
          </w:rPr>
          <w:delText>左</w:delText>
        </w:r>
        <w:r w:rsidR="00477C2B" w:rsidRPr="0037704D" w:rsidDel="003064FC">
          <w:rPr>
            <w:rFonts w:cs="Times New Roman" w:hint="eastAsia"/>
            <w:kern w:val="0"/>
            <w:szCs w:val="24"/>
            <w:rPrChange w:id="610" w:author="刘军涛" w:date="2021-12-22T16:42:00Z">
              <w:rPr>
                <w:rFonts w:ascii="����" w:hAnsi="����" w:cs="宋体" w:hint="eastAsia"/>
                <w:kern w:val="0"/>
                <w:sz w:val="20"/>
                <w:szCs w:val="20"/>
              </w:rPr>
            </w:rPrChange>
          </w:rPr>
          <w:delText>1</w:delText>
        </w:r>
        <w:r w:rsidR="004D47F5" w:rsidRPr="0037704D" w:rsidDel="003064FC">
          <w:rPr>
            <w:rFonts w:cs="Times New Roman" w:hint="eastAsia"/>
            <w:kern w:val="0"/>
            <w:szCs w:val="24"/>
            <w:rPrChange w:id="611" w:author="刘军涛" w:date="2021-12-22T16:42:00Z">
              <w:rPr>
                <w:rFonts w:ascii="����" w:hAnsi="����" w:cs="宋体" w:hint="eastAsia"/>
                <w:kern w:val="0"/>
                <w:sz w:val="20"/>
                <w:szCs w:val="20"/>
              </w:rPr>
            </w:rPrChange>
          </w:rPr>
          <w:delText>所示</w:delText>
        </w:r>
        <w:r w:rsidRPr="0037704D" w:rsidDel="003064FC">
          <w:rPr>
            <w:rFonts w:cs="Times New Roman" w:hint="eastAsia"/>
            <w:kern w:val="0"/>
            <w:szCs w:val="24"/>
            <w:rPrChange w:id="612" w:author="刘军涛" w:date="2021-12-22T16:42:00Z">
              <w:rPr>
                <w:rFonts w:ascii="����" w:hAnsi="����" w:cs="宋体" w:hint="eastAsia"/>
                <w:kern w:val="0"/>
                <w:sz w:val="20"/>
                <w:szCs w:val="20"/>
              </w:rPr>
            </w:rPrChange>
          </w:rPr>
          <w:delText>。</w:delText>
        </w:r>
      </w:del>
    </w:p>
    <w:p w14:paraId="79E1DCA9" w14:textId="3FF3B277" w:rsidR="00996933" w:rsidRPr="0037704D" w:rsidDel="003064FC" w:rsidRDefault="00784DF8">
      <w:pPr>
        <w:widowControl/>
        <w:ind w:firstLine="405"/>
        <w:jc w:val="center"/>
        <w:rPr>
          <w:del w:id="613" w:author="田 恒" w:date="2021-12-23T22:20:00Z"/>
          <w:rFonts w:cs="Times New Roman" w:hint="eastAsia"/>
          <w:kern w:val="0"/>
          <w:szCs w:val="24"/>
          <w:rPrChange w:id="614" w:author="刘军涛" w:date="2021-12-22T16:42:00Z">
            <w:rPr>
              <w:del w:id="615" w:author="田 恒" w:date="2021-12-23T22:20:00Z"/>
              <w:rFonts w:ascii="����" w:hAnsi="����" w:cs="宋体" w:hint="eastAsia"/>
              <w:kern w:val="0"/>
              <w:sz w:val="20"/>
              <w:szCs w:val="20"/>
            </w:rPr>
          </w:rPrChange>
        </w:rPr>
        <w:pPrChange w:id="616" w:author="刘军涛" w:date="2021-12-22T16:42:00Z">
          <w:pPr>
            <w:widowControl/>
            <w:spacing w:line="270" w:lineRule="atLeast"/>
            <w:ind w:firstLine="405"/>
            <w:jc w:val="center"/>
          </w:pPr>
        </w:pPrChange>
      </w:pPr>
      <m:oMathPara>
        <m:oMath>
          <m:eqArr>
            <m:eqArrPr>
              <m:maxDist m:val="1"/>
              <m:ctrlPr>
                <w:del w:id="617" w:author="田 恒" w:date="2021-12-23T22:20:00Z">
                  <w:rPr>
                    <w:rFonts w:ascii="Cambria Math" w:hAnsi="Cambria Math" w:cs="Times New Roman"/>
                    <w:i/>
                    <w:kern w:val="0"/>
                    <w:szCs w:val="24"/>
                  </w:rPr>
                </w:del>
              </m:ctrlPr>
            </m:eqArrPr>
            <m:e>
              <m:m>
                <m:mPr>
                  <m:plcHide m:val="1"/>
                  <m:mcs>
                    <m:mc>
                      <m:mcPr>
                        <m:count m:val="1"/>
                        <m:mcJc m:val="center"/>
                      </m:mcPr>
                    </m:mc>
                  </m:mcs>
                  <m:ctrlPr>
                    <w:del w:id="618" w:author="田 恒" w:date="2021-12-23T22:20:00Z">
                      <w:rPr>
                        <w:rFonts w:ascii="Cambria Math" w:hAnsi="Cambria Math" w:cs="Times New Roman"/>
                        <w:kern w:val="0"/>
                        <w:szCs w:val="24"/>
                      </w:rPr>
                    </w:del>
                  </m:ctrlPr>
                </m:mPr>
                <m:mr>
                  <m:e>
                    <m:sSub>
                      <m:sSubPr>
                        <m:ctrlPr>
                          <w:del w:id="619" w:author="田 恒" w:date="2021-12-23T22:20:00Z">
                            <w:rPr>
                              <w:rFonts w:ascii="Cambria Math" w:hAnsi="Cambria Math" w:cs="Times New Roman"/>
                              <w:kern w:val="0"/>
                              <w:szCs w:val="24"/>
                            </w:rPr>
                          </w:del>
                        </m:ctrlPr>
                      </m:sSubPr>
                      <m:e>
                        <m:r>
                          <w:del w:id="620" w:author="田 恒" w:date="2021-12-23T22:20:00Z">
                            <m:rPr>
                              <m:sty m:val="bi"/>
                            </m:rPr>
                            <w:rPr>
                              <w:rFonts w:ascii="Cambria Math" w:hAnsi="Cambria Math" w:cs="Times New Roman"/>
                              <w:kern w:val="0"/>
                              <w:szCs w:val="24"/>
                              <w:rPrChange w:id="621" w:author="刘军涛" w:date="2021-12-22T16:42:00Z">
                                <w:rPr>
                                  <w:rFonts w:ascii="Cambria Math" w:hAnsi="Cambria Math" w:cs="宋体"/>
                                  <w:kern w:val="0"/>
                                  <w:sz w:val="20"/>
                                  <w:szCs w:val="20"/>
                                </w:rPr>
                              </w:rPrChange>
                            </w:rPr>
                            <m:t>V</m:t>
                          </w:del>
                        </m:r>
                      </m:e>
                      <m:sub>
                        <m:r>
                          <w:del w:id="622" w:author="田 恒" w:date="2021-12-23T22:20:00Z">
                            <w:rPr>
                              <w:rFonts w:ascii="Cambria Math" w:hAnsi="Cambria Math" w:cs="Times New Roman"/>
                              <w:kern w:val="0"/>
                              <w:szCs w:val="24"/>
                              <w:rPrChange w:id="623" w:author="刘军涛" w:date="2021-12-22T16:42:00Z">
                                <w:rPr>
                                  <w:rFonts w:ascii="Cambria Math" w:hAnsi="Cambria Math" w:cs="宋体"/>
                                  <w:kern w:val="0"/>
                                  <w:sz w:val="20"/>
                                  <w:szCs w:val="20"/>
                                </w:rPr>
                              </w:rPrChange>
                            </w:rPr>
                            <m:t>result</m:t>
                          </w:del>
                        </m:r>
                      </m:sub>
                    </m:sSub>
                    <m:r>
                      <w:del w:id="624" w:author="田 恒" w:date="2021-12-23T22:20:00Z">
                        <w:rPr>
                          <w:rFonts w:ascii="Cambria Math" w:hAnsi="Cambria Math" w:cs="Times New Roman"/>
                          <w:kern w:val="0"/>
                          <w:szCs w:val="24"/>
                          <w:rPrChange w:id="625" w:author="刘军涛" w:date="2021-12-22T16:42:00Z">
                            <w:rPr>
                              <w:rFonts w:ascii="Cambria Math" w:hAnsi="Cambria Math" w:cs="宋体"/>
                              <w:kern w:val="0"/>
                              <w:sz w:val="20"/>
                              <w:szCs w:val="20"/>
                            </w:rPr>
                          </w:rPrChange>
                        </w:rPr>
                        <m:t>=</m:t>
                      </w:del>
                    </m:r>
                    <m:f>
                      <m:fPr>
                        <m:ctrlPr>
                          <w:del w:id="626" w:author="田 恒" w:date="2021-12-23T22:20:00Z">
                            <w:rPr>
                              <w:rFonts w:ascii="Cambria Math" w:hAnsi="Cambria Math" w:cs="Times New Roman"/>
                              <w:kern w:val="0"/>
                              <w:szCs w:val="24"/>
                            </w:rPr>
                          </w:del>
                        </m:ctrlPr>
                      </m:fPr>
                      <m:num>
                        <m:d>
                          <m:dPr>
                            <m:begChr m:val="["/>
                            <m:endChr m:val="]"/>
                            <m:ctrlPr>
                              <w:del w:id="627" w:author="田 恒" w:date="2021-12-23T22:20:00Z">
                                <w:rPr>
                                  <w:rFonts w:ascii="Cambria Math" w:hAnsi="Cambria Math" w:cs="Times New Roman"/>
                                  <w:i/>
                                  <w:kern w:val="0"/>
                                  <w:szCs w:val="24"/>
                                </w:rPr>
                              </w:del>
                            </m:ctrlPr>
                          </m:dPr>
                          <m:e>
                            <m:m>
                              <m:mPr>
                                <m:plcHide m:val="1"/>
                                <m:mcs>
                                  <m:mc>
                                    <m:mcPr>
                                      <m:count m:val="5"/>
                                      <m:mcJc m:val="center"/>
                                    </m:mcPr>
                                  </m:mc>
                                </m:mcs>
                                <m:ctrlPr>
                                  <w:del w:id="628" w:author="田 恒" w:date="2021-12-23T22:20:00Z">
                                    <w:rPr>
                                      <w:rFonts w:ascii="Cambria Math" w:hAnsi="Cambria Math" w:cs="Times New Roman"/>
                                      <w:kern w:val="0"/>
                                      <w:szCs w:val="24"/>
                                    </w:rPr>
                                  </w:del>
                                </m:ctrlPr>
                              </m:mPr>
                              <m:mr>
                                <m:e>
                                  <m:sSub>
                                    <m:sSubPr>
                                      <m:ctrlPr>
                                        <w:del w:id="629" w:author="田 恒" w:date="2021-12-23T22:20:00Z">
                                          <w:rPr>
                                            <w:rFonts w:ascii="Cambria Math" w:hAnsi="Cambria Math" w:cs="Times New Roman"/>
                                            <w:kern w:val="0"/>
                                            <w:szCs w:val="24"/>
                                          </w:rPr>
                                        </w:del>
                                      </m:ctrlPr>
                                    </m:sSubPr>
                                    <m:e>
                                      <m:r>
                                        <w:del w:id="630" w:author="田 恒" w:date="2021-12-23T22:20:00Z">
                                          <w:rPr>
                                            <w:rFonts w:ascii="Cambria Math" w:hAnsi="Cambria Math" w:cs="Times New Roman"/>
                                            <w:kern w:val="0"/>
                                            <w:szCs w:val="24"/>
                                            <w:rPrChange w:id="631" w:author="刘军涛" w:date="2021-12-22T16:42:00Z">
                                              <w:rPr>
                                                <w:rFonts w:ascii="Cambria Math" w:hAnsi="Cambria Math" w:cs="宋体"/>
                                                <w:kern w:val="0"/>
                                                <w:sz w:val="20"/>
                                                <w:szCs w:val="20"/>
                                              </w:rPr>
                                            </w:rPrChange>
                                          </w:rPr>
                                          <m:t>w</m:t>
                                        </w:del>
                                      </m:r>
                                    </m:e>
                                    <m:sub>
                                      <m:r>
                                        <w:del w:id="632" w:author="田 恒" w:date="2021-12-23T22:20:00Z">
                                          <w:rPr>
                                            <w:rFonts w:ascii="Cambria Math" w:hAnsi="Cambria Math" w:cs="Times New Roman"/>
                                            <w:kern w:val="0"/>
                                            <w:szCs w:val="24"/>
                                            <w:rPrChange w:id="633" w:author="刘军涛" w:date="2021-12-22T16:42:00Z">
                                              <w:rPr>
                                                <w:rFonts w:ascii="Cambria Math" w:hAnsi="Cambria Math" w:cs="宋体"/>
                                                <w:kern w:val="0"/>
                                                <w:sz w:val="20"/>
                                                <w:szCs w:val="20"/>
                                              </w:rPr>
                                            </w:rPrChange>
                                          </w:rPr>
                                          <m:t>1</m:t>
                                        </w:del>
                                      </m:r>
                                    </m:sub>
                                  </m:sSub>
                                </m:e>
                                <m:e>
                                  <m:sSub>
                                    <m:sSubPr>
                                      <m:ctrlPr>
                                        <w:del w:id="634" w:author="田 恒" w:date="2021-12-23T22:20:00Z">
                                          <w:rPr>
                                            <w:rFonts w:ascii="Cambria Math" w:hAnsi="Cambria Math" w:cs="Times New Roman"/>
                                            <w:kern w:val="0"/>
                                            <w:szCs w:val="24"/>
                                          </w:rPr>
                                        </w:del>
                                      </m:ctrlPr>
                                    </m:sSubPr>
                                    <m:e>
                                      <m:r>
                                        <w:del w:id="635" w:author="田 恒" w:date="2021-12-23T22:20:00Z">
                                          <w:rPr>
                                            <w:rFonts w:ascii="Cambria Math" w:hAnsi="Cambria Math" w:cs="Times New Roman"/>
                                            <w:kern w:val="0"/>
                                            <w:szCs w:val="24"/>
                                            <w:rPrChange w:id="636" w:author="刘军涛" w:date="2021-12-22T16:42:00Z">
                                              <w:rPr>
                                                <w:rFonts w:ascii="Cambria Math" w:hAnsi="Cambria Math" w:cs="宋体"/>
                                                <w:kern w:val="0"/>
                                                <w:sz w:val="20"/>
                                                <w:szCs w:val="20"/>
                                              </w:rPr>
                                            </w:rPrChange>
                                          </w:rPr>
                                          <m:t>w</m:t>
                                        </w:del>
                                      </m:r>
                                    </m:e>
                                    <m:sub>
                                      <m:r>
                                        <w:del w:id="637" w:author="田 恒" w:date="2021-12-23T22:20:00Z">
                                          <w:rPr>
                                            <w:rFonts w:ascii="Cambria Math" w:hAnsi="Cambria Math" w:cs="Times New Roman"/>
                                            <w:kern w:val="0"/>
                                            <w:szCs w:val="24"/>
                                            <w:rPrChange w:id="638" w:author="刘军涛" w:date="2021-12-22T16:42:00Z">
                                              <w:rPr>
                                                <w:rFonts w:ascii="Cambria Math" w:hAnsi="Cambria Math" w:cs="宋体"/>
                                                <w:kern w:val="0"/>
                                                <w:sz w:val="20"/>
                                                <w:szCs w:val="20"/>
                                              </w:rPr>
                                            </w:rPrChange>
                                          </w:rPr>
                                          <m:t>2</m:t>
                                        </w:del>
                                      </m:r>
                                    </m:sub>
                                  </m:sSub>
                                </m:e>
                                <m:e>
                                  <m:sSub>
                                    <m:sSubPr>
                                      <m:ctrlPr>
                                        <w:del w:id="639" w:author="田 恒" w:date="2021-12-23T22:20:00Z">
                                          <w:rPr>
                                            <w:rFonts w:ascii="Cambria Math" w:hAnsi="Cambria Math" w:cs="Times New Roman"/>
                                            <w:kern w:val="0"/>
                                            <w:szCs w:val="24"/>
                                          </w:rPr>
                                        </w:del>
                                      </m:ctrlPr>
                                    </m:sSubPr>
                                    <m:e>
                                      <m:r>
                                        <w:del w:id="640" w:author="田 恒" w:date="2021-12-23T22:20:00Z">
                                          <w:rPr>
                                            <w:rFonts w:ascii="Cambria Math" w:hAnsi="Cambria Math" w:cs="Times New Roman"/>
                                            <w:kern w:val="0"/>
                                            <w:szCs w:val="24"/>
                                            <w:rPrChange w:id="641" w:author="刘军涛" w:date="2021-12-22T16:42:00Z">
                                              <w:rPr>
                                                <w:rFonts w:ascii="Cambria Math" w:hAnsi="Cambria Math" w:cs="宋体"/>
                                                <w:kern w:val="0"/>
                                                <w:sz w:val="20"/>
                                                <w:szCs w:val="20"/>
                                              </w:rPr>
                                            </w:rPrChange>
                                          </w:rPr>
                                          <m:t>w</m:t>
                                        </w:del>
                                      </m:r>
                                    </m:e>
                                    <m:sub>
                                      <m:r>
                                        <w:del w:id="642" w:author="田 恒" w:date="2021-12-23T22:20:00Z">
                                          <w:rPr>
                                            <w:rFonts w:ascii="Cambria Math" w:hAnsi="Cambria Math" w:cs="Times New Roman"/>
                                            <w:kern w:val="0"/>
                                            <w:szCs w:val="24"/>
                                            <w:rPrChange w:id="643" w:author="刘军涛" w:date="2021-12-22T16:42:00Z">
                                              <w:rPr>
                                                <w:rFonts w:ascii="Cambria Math" w:hAnsi="Cambria Math" w:cs="宋体"/>
                                                <w:kern w:val="0"/>
                                                <w:sz w:val="20"/>
                                                <w:szCs w:val="20"/>
                                              </w:rPr>
                                            </w:rPrChange>
                                          </w:rPr>
                                          <m:t>3</m:t>
                                        </w:del>
                                      </m:r>
                                    </m:sub>
                                  </m:sSub>
                                </m:e>
                                <m:e>
                                  <m:sSub>
                                    <m:sSubPr>
                                      <m:ctrlPr>
                                        <w:del w:id="644" w:author="田 恒" w:date="2021-12-23T22:20:00Z">
                                          <w:rPr>
                                            <w:rFonts w:ascii="Cambria Math" w:hAnsi="Cambria Math" w:cs="Times New Roman"/>
                                            <w:kern w:val="0"/>
                                            <w:szCs w:val="24"/>
                                          </w:rPr>
                                        </w:del>
                                      </m:ctrlPr>
                                    </m:sSubPr>
                                    <m:e>
                                      <m:r>
                                        <w:del w:id="645" w:author="田 恒" w:date="2021-12-23T22:20:00Z">
                                          <w:rPr>
                                            <w:rFonts w:ascii="Cambria Math" w:hAnsi="Cambria Math" w:cs="Times New Roman"/>
                                            <w:kern w:val="0"/>
                                            <w:szCs w:val="24"/>
                                            <w:rPrChange w:id="646" w:author="刘军涛" w:date="2021-12-22T16:42:00Z">
                                              <w:rPr>
                                                <w:rFonts w:ascii="Cambria Math" w:hAnsi="Cambria Math" w:cs="宋体"/>
                                                <w:kern w:val="0"/>
                                                <w:sz w:val="20"/>
                                                <w:szCs w:val="20"/>
                                              </w:rPr>
                                            </w:rPrChange>
                                          </w:rPr>
                                          <m:t>w</m:t>
                                        </w:del>
                                      </m:r>
                                    </m:e>
                                    <m:sub>
                                      <m:r>
                                        <w:del w:id="647" w:author="田 恒" w:date="2021-12-23T22:20:00Z">
                                          <w:rPr>
                                            <w:rFonts w:ascii="Cambria Math" w:hAnsi="Cambria Math" w:cs="Times New Roman"/>
                                            <w:kern w:val="0"/>
                                            <w:szCs w:val="24"/>
                                            <w:rPrChange w:id="648" w:author="刘军涛" w:date="2021-12-22T16:42:00Z">
                                              <w:rPr>
                                                <w:rFonts w:ascii="Cambria Math" w:hAnsi="Cambria Math" w:cs="宋体"/>
                                                <w:kern w:val="0"/>
                                                <w:sz w:val="20"/>
                                                <w:szCs w:val="20"/>
                                              </w:rPr>
                                            </w:rPrChange>
                                          </w:rPr>
                                          <m:t>4</m:t>
                                        </w:del>
                                      </m:r>
                                    </m:sub>
                                  </m:sSub>
                                </m:e>
                                <m:e>
                                  <m:sSub>
                                    <m:sSubPr>
                                      <m:ctrlPr>
                                        <w:del w:id="649" w:author="田 恒" w:date="2021-12-23T22:20:00Z">
                                          <w:rPr>
                                            <w:rFonts w:ascii="Cambria Math" w:hAnsi="Cambria Math" w:cs="Times New Roman"/>
                                            <w:kern w:val="0"/>
                                            <w:szCs w:val="24"/>
                                          </w:rPr>
                                        </w:del>
                                      </m:ctrlPr>
                                    </m:sSubPr>
                                    <m:e>
                                      <m:r>
                                        <w:del w:id="650" w:author="田 恒" w:date="2021-12-23T22:20:00Z">
                                          <w:rPr>
                                            <w:rFonts w:ascii="Cambria Math" w:hAnsi="Cambria Math" w:cs="Times New Roman"/>
                                            <w:kern w:val="0"/>
                                            <w:szCs w:val="24"/>
                                            <w:rPrChange w:id="651" w:author="刘军涛" w:date="2021-12-22T16:42:00Z">
                                              <w:rPr>
                                                <w:rFonts w:ascii="Cambria Math" w:hAnsi="Cambria Math" w:cs="宋体"/>
                                                <w:kern w:val="0"/>
                                                <w:sz w:val="20"/>
                                                <w:szCs w:val="20"/>
                                              </w:rPr>
                                            </w:rPrChange>
                                          </w:rPr>
                                          <m:t>w</m:t>
                                        </w:del>
                                      </m:r>
                                    </m:e>
                                    <m:sub>
                                      <m:r>
                                        <w:del w:id="652" w:author="田 恒" w:date="2021-12-23T22:20:00Z">
                                          <w:rPr>
                                            <w:rFonts w:ascii="Cambria Math" w:hAnsi="Cambria Math" w:cs="Times New Roman"/>
                                            <w:kern w:val="0"/>
                                            <w:szCs w:val="24"/>
                                            <w:rPrChange w:id="653" w:author="刘军涛" w:date="2021-12-22T16:42:00Z">
                                              <w:rPr>
                                                <w:rFonts w:ascii="Cambria Math" w:hAnsi="Cambria Math" w:cs="宋体"/>
                                                <w:kern w:val="0"/>
                                                <w:sz w:val="20"/>
                                                <w:szCs w:val="20"/>
                                              </w:rPr>
                                            </w:rPrChange>
                                          </w:rPr>
                                          <m:t>5</m:t>
                                        </w:del>
                                      </m:r>
                                    </m:sub>
                                  </m:sSub>
                                </m:e>
                              </m:mr>
                            </m:m>
                          </m:e>
                        </m:d>
                        <m:r>
                          <w:del w:id="654" w:author="田 恒" w:date="2021-12-23T22:20:00Z">
                            <w:rPr>
                              <w:rFonts w:ascii="Cambria Math" w:hAnsi="Cambria Math" w:cs="Times New Roman"/>
                              <w:kern w:val="0"/>
                              <w:szCs w:val="24"/>
                              <w:rPrChange w:id="655" w:author="刘军涛" w:date="2021-12-22T16:42:00Z">
                                <w:rPr>
                                  <w:rFonts w:ascii="Cambria Math" w:hAnsi="Cambria Math" w:cs="宋体"/>
                                  <w:kern w:val="0"/>
                                  <w:sz w:val="20"/>
                                  <w:szCs w:val="20"/>
                                </w:rPr>
                              </w:rPrChange>
                            </w:rPr>
                            <m:t>⋅</m:t>
                          </w:del>
                        </m:r>
                        <m:d>
                          <m:dPr>
                            <m:begChr m:val="["/>
                            <m:endChr m:val="]"/>
                            <m:ctrlPr>
                              <w:del w:id="656" w:author="田 恒" w:date="2021-12-23T22:20:00Z">
                                <w:rPr>
                                  <w:rFonts w:ascii="Cambria Math" w:hAnsi="Cambria Math" w:cs="Times New Roman"/>
                                  <w:i/>
                                  <w:kern w:val="0"/>
                                  <w:szCs w:val="24"/>
                                </w:rPr>
                              </w:del>
                            </m:ctrlPr>
                          </m:dPr>
                          <m:e>
                            <m:m>
                              <m:mPr>
                                <m:plcHide m:val="1"/>
                                <m:mcs>
                                  <m:mc>
                                    <m:mcPr>
                                      <m:count m:val="5"/>
                                      <m:mcJc m:val="center"/>
                                    </m:mcPr>
                                  </m:mc>
                                </m:mcs>
                                <m:ctrlPr>
                                  <w:del w:id="657" w:author="田 恒" w:date="2021-12-23T22:20:00Z">
                                    <w:rPr>
                                      <w:rFonts w:ascii="Cambria Math" w:hAnsi="Cambria Math" w:cs="Times New Roman"/>
                                      <w:kern w:val="0"/>
                                      <w:szCs w:val="24"/>
                                    </w:rPr>
                                  </w:del>
                                </m:ctrlPr>
                              </m:mPr>
                              <m:mr>
                                <m:e>
                                  <m:sSub>
                                    <m:sSubPr>
                                      <m:ctrlPr>
                                        <w:del w:id="658" w:author="田 恒" w:date="2021-12-23T22:20:00Z">
                                          <w:rPr>
                                            <w:rFonts w:ascii="Cambria Math" w:hAnsi="Cambria Math" w:cs="Times New Roman"/>
                                            <w:kern w:val="0"/>
                                            <w:szCs w:val="24"/>
                                          </w:rPr>
                                        </w:del>
                                      </m:ctrlPr>
                                    </m:sSubPr>
                                    <m:e>
                                      <m:r>
                                        <w:del w:id="659" w:author="田 恒" w:date="2021-12-23T22:20:00Z">
                                          <m:rPr>
                                            <m:sty m:val="bi"/>
                                          </m:rPr>
                                          <w:rPr>
                                            <w:rFonts w:ascii="Cambria Math" w:hAnsi="Cambria Math" w:cs="Times New Roman"/>
                                            <w:kern w:val="0"/>
                                            <w:szCs w:val="24"/>
                                            <w:rPrChange w:id="660" w:author="刘军涛" w:date="2021-12-22T16:42:00Z">
                                              <w:rPr>
                                                <w:rFonts w:ascii="Cambria Math" w:hAnsi="Cambria Math" w:cs="宋体"/>
                                                <w:kern w:val="0"/>
                                                <w:sz w:val="20"/>
                                                <w:szCs w:val="20"/>
                                              </w:rPr>
                                            </w:rPrChange>
                                          </w:rPr>
                                          <m:t>A</m:t>
                                        </w:del>
                                      </m:r>
                                    </m:e>
                                    <m:sub>
                                      <m:r>
                                        <w:del w:id="661" w:author="田 恒" w:date="2021-12-23T22:20:00Z">
                                          <w:rPr>
                                            <w:rFonts w:ascii="Cambria Math" w:hAnsi="Cambria Math" w:cs="Times New Roman"/>
                                            <w:kern w:val="0"/>
                                            <w:szCs w:val="24"/>
                                            <w:rPrChange w:id="662" w:author="刘军涛" w:date="2021-12-22T16:42:00Z">
                                              <w:rPr>
                                                <w:rFonts w:ascii="Cambria Math" w:hAnsi="Cambria Math" w:cs="宋体"/>
                                                <w:kern w:val="0"/>
                                                <w:sz w:val="20"/>
                                                <w:szCs w:val="20"/>
                                              </w:rPr>
                                            </w:rPrChange>
                                          </w:rPr>
                                          <m:t>5</m:t>
                                        </w:del>
                                      </m:r>
                                    </m:sub>
                                  </m:sSub>
                                </m:e>
                                <m:e>
                                  <m:sSub>
                                    <m:sSubPr>
                                      <m:ctrlPr>
                                        <w:del w:id="663" w:author="田 恒" w:date="2021-12-23T22:20:00Z">
                                          <w:rPr>
                                            <w:rFonts w:ascii="Cambria Math" w:hAnsi="Cambria Math" w:cs="Times New Roman"/>
                                            <w:kern w:val="0"/>
                                            <w:szCs w:val="24"/>
                                          </w:rPr>
                                        </w:del>
                                      </m:ctrlPr>
                                    </m:sSubPr>
                                    <m:e>
                                      <m:r>
                                        <w:del w:id="664" w:author="田 恒" w:date="2021-12-23T22:20:00Z">
                                          <m:rPr>
                                            <m:sty m:val="bi"/>
                                          </m:rPr>
                                          <w:rPr>
                                            <w:rFonts w:ascii="Cambria Math" w:hAnsi="Cambria Math" w:cs="Times New Roman"/>
                                            <w:kern w:val="0"/>
                                            <w:szCs w:val="24"/>
                                            <w:rPrChange w:id="665" w:author="刘军涛" w:date="2021-12-22T16:42:00Z">
                                              <w:rPr>
                                                <w:rFonts w:ascii="Cambria Math" w:hAnsi="Cambria Math" w:cs="宋体"/>
                                                <w:kern w:val="0"/>
                                                <w:sz w:val="20"/>
                                                <w:szCs w:val="20"/>
                                              </w:rPr>
                                            </w:rPrChange>
                                          </w:rPr>
                                          <m:t>B</m:t>
                                        </w:del>
                                      </m:r>
                                    </m:e>
                                    <m:sub>
                                      <m:r>
                                        <w:del w:id="666" w:author="田 恒" w:date="2021-12-23T22:20:00Z">
                                          <w:rPr>
                                            <w:rFonts w:ascii="Cambria Math" w:hAnsi="Cambria Math" w:cs="Times New Roman"/>
                                            <w:kern w:val="0"/>
                                            <w:szCs w:val="24"/>
                                            <w:rPrChange w:id="667" w:author="刘军涛" w:date="2021-12-22T16:42:00Z">
                                              <w:rPr>
                                                <w:rFonts w:ascii="Cambria Math" w:hAnsi="Cambria Math" w:cs="宋体"/>
                                                <w:kern w:val="0"/>
                                                <w:sz w:val="20"/>
                                                <w:szCs w:val="20"/>
                                              </w:rPr>
                                            </w:rPrChange>
                                          </w:rPr>
                                          <m:t>4</m:t>
                                        </w:del>
                                      </m:r>
                                    </m:sub>
                                  </m:sSub>
                                </m:e>
                                <m:e>
                                  <m:sSub>
                                    <m:sSubPr>
                                      <m:ctrlPr>
                                        <w:del w:id="668" w:author="田 恒" w:date="2021-12-23T22:20:00Z">
                                          <w:rPr>
                                            <w:rFonts w:ascii="Cambria Math" w:hAnsi="Cambria Math" w:cs="Times New Roman"/>
                                            <w:kern w:val="0"/>
                                            <w:szCs w:val="24"/>
                                          </w:rPr>
                                        </w:del>
                                      </m:ctrlPr>
                                    </m:sSubPr>
                                    <m:e>
                                      <m:r>
                                        <w:del w:id="669" w:author="田 恒" w:date="2021-12-23T22:20:00Z">
                                          <m:rPr>
                                            <m:sty m:val="bi"/>
                                          </m:rPr>
                                          <w:rPr>
                                            <w:rFonts w:ascii="Cambria Math" w:hAnsi="Cambria Math" w:cs="Times New Roman"/>
                                            <w:kern w:val="0"/>
                                            <w:szCs w:val="24"/>
                                            <w:rPrChange w:id="670" w:author="刘军涛" w:date="2021-12-22T16:42:00Z">
                                              <w:rPr>
                                                <w:rFonts w:ascii="Cambria Math" w:hAnsi="Cambria Math" w:cs="宋体"/>
                                                <w:kern w:val="0"/>
                                                <w:sz w:val="20"/>
                                                <w:szCs w:val="20"/>
                                              </w:rPr>
                                            </w:rPrChange>
                                          </w:rPr>
                                          <m:t>C</m:t>
                                        </w:del>
                                      </m:r>
                                    </m:e>
                                    <m:sub>
                                      <m:r>
                                        <w:del w:id="671" w:author="田 恒" w:date="2021-12-23T22:20:00Z">
                                          <w:rPr>
                                            <w:rFonts w:ascii="Cambria Math" w:hAnsi="Cambria Math" w:cs="Times New Roman"/>
                                            <w:kern w:val="0"/>
                                            <w:szCs w:val="24"/>
                                            <w:rPrChange w:id="672" w:author="刘军涛" w:date="2021-12-22T16:42:00Z">
                                              <w:rPr>
                                                <w:rFonts w:ascii="Cambria Math" w:hAnsi="Cambria Math" w:cs="宋体"/>
                                                <w:kern w:val="0"/>
                                                <w:sz w:val="20"/>
                                                <w:szCs w:val="20"/>
                                              </w:rPr>
                                            </w:rPrChange>
                                          </w:rPr>
                                          <m:t>3</m:t>
                                        </w:del>
                                      </m:r>
                                    </m:sub>
                                  </m:sSub>
                                </m:e>
                                <m:e>
                                  <m:sSub>
                                    <m:sSubPr>
                                      <m:ctrlPr>
                                        <w:del w:id="673" w:author="田 恒" w:date="2021-12-23T22:20:00Z">
                                          <w:rPr>
                                            <w:rFonts w:ascii="Cambria Math" w:hAnsi="Cambria Math" w:cs="Times New Roman"/>
                                            <w:kern w:val="0"/>
                                            <w:szCs w:val="24"/>
                                          </w:rPr>
                                        </w:del>
                                      </m:ctrlPr>
                                    </m:sSubPr>
                                    <m:e>
                                      <m:r>
                                        <w:del w:id="674" w:author="田 恒" w:date="2021-12-23T22:20:00Z">
                                          <m:rPr>
                                            <m:sty m:val="bi"/>
                                          </m:rPr>
                                          <w:rPr>
                                            <w:rFonts w:ascii="Cambria Math" w:hAnsi="Cambria Math" w:cs="Times New Roman"/>
                                            <w:kern w:val="0"/>
                                            <w:szCs w:val="24"/>
                                            <w:rPrChange w:id="675" w:author="刘军涛" w:date="2021-12-22T16:42:00Z">
                                              <w:rPr>
                                                <w:rFonts w:ascii="Cambria Math" w:hAnsi="Cambria Math" w:cs="宋体"/>
                                                <w:kern w:val="0"/>
                                                <w:sz w:val="20"/>
                                                <w:szCs w:val="20"/>
                                              </w:rPr>
                                            </w:rPrChange>
                                          </w:rPr>
                                          <m:t>D</m:t>
                                        </w:del>
                                      </m:r>
                                    </m:e>
                                    <m:sub>
                                      <m:r>
                                        <w:del w:id="676" w:author="田 恒" w:date="2021-12-23T22:20:00Z">
                                          <w:rPr>
                                            <w:rFonts w:ascii="Cambria Math" w:hAnsi="Cambria Math" w:cs="Times New Roman"/>
                                            <w:kern w:val="0"/>
                                            <w:szCs w:val="24"/>
                                            <w:rPrChange w:id="677" w:author="刘军涛" w:date="2021-12-22T16:42:00Z">
                                              <w:rPr>
                                                <w:rFonts w:ascii="Cambria Math" w:hAnsi="Cambria Math" w:cs="宋体"/>
                                                <w:kern w:val="0"/>
                                                <w:sz w:val="20"/>
                                                <w:szCs w:val="20"/>
                                              </w:rPr>
                                            </w:rPrChange>
                                          </w:rPr>
                                          <m:t>2</m:t>
                                        </w:del>
                                      </m:r>
                                    </m:sub>
                                  </m:sSub>
                                </m:e>
                                <m:e>
                                  <m:sSub>
                                    <m:sSubPr>
                                      <m:ctrlPr>
                                        <w:del w:id="678" w:author="田 恒" w:date="2021-12-23T22:20:00Z">
                                          <w:rPr>
                                            <w:rFonts w:ascii="Cambria Math" w:hAnsi="Cambria Math" w:cs="Times New Roman"/>
                                            <w:kern w:val="0"/>
                                            <w:szCs w:val="24"/>
                                          </w:rPr>
                                        </w:del>
                                      </m:ctrlPr>
                                    </m:sSubPr>
                                    <m:e>
                                      <m:r>
                                        <w:del w:id="679" w:author="田 恒" w:date="2021-12-23T22:20:00Z">
                                          <m:rPr>
                                            <m:sty m:val="bi"/>
                                          </m:rPr>
                                          <w:rPr>
                                            <w:rFonts w:ascii="Cambria Math" w:hAnsi="Cambria Math" w:cs="Times New Roman"/>
                                            <w:kern w:val="0"/>
                                            <w:szCs w:val="24"/>
                                            <w:rPrChange w:id="680" w:author="刘军涛" w:date="2021-12-22T16:42:00Z">
                                              <w:rPr>
                                                <w:rFonts w:ascii="Cambria Math" w:hAnsi="Cambria Math" w:cs="宋体"/>
                                                <w:kern w:val="0"/>
                                                <w:sz w:val="20"/>
                                                <w:szCs w:val="20"/>
                                              </w:rPr>
                                            </w:rPrChange>
                                          </w:rPr>
                                          <m:t>E</m:t>
                                        </w:del>
                                      </m:r>
                                    </m:e>
                                    <m:sub>
                                      <m:r>
                                        <w:del w:id="681" w:author="田 恒" w:date="2021-12-23T22:20:00Z">
                                          <w:rPr>
                                            <w:rFonts w:ascii="Cambria Math" w:hAnsi="Cambria Math" w:cs="Times New Roman"/>
                                            <w:kern w:val="0"/>
                                            <w:szCs w:val="24"/>
                                            <w:rPrChange w:id="682" w:author="刘军涛" w:date="2021-12-22T16:42:00Z">
                                              <w:rPr>
                                                <w:rFonts w:ascii="Cambria Math" w:hAnsi="Cambria Math" w:cs="宋体"/>
                                                <w:kern w:val="0"/>
                                                <w:sz w:val="20"/>
                                                <w:szCs w:val="20"/>
                                              </w:rPr>
                                            </w:rPrChange>
                                          </w:rPr>
                                          <m:t>1</m:t>
                                        </w:del>
                                      </m:r>
                                    </m:sub>
                                  </m:sSub>
                                </m:e>
                              </m:mr>
                            </m:m>
                          </m:e>
                        </m:d>
                      </m:num>
                      <m:den>
                        <m:d>
                          <m:dPr>
                            <m:begChr m:val="["/>
                            <m:endChr m:val="]"/>
                            <m:ctrlPr>
                              <w:del w:id="683" w:author="田 恒" w:date="2021-12-23T22:20:00Z">
                                <w:rPr>
                                  <w:rFonts w:ascii="Cambria Math" w:hAnsi="Cambria Math" w:cs="Times New Roman"/>
                                  <w:i/>
                                  <w:kern w:val="0"/>
                                  <w:szCs w:val="24"/>
                                </w:rPr>
                              </w:del>
                            </m:ctrlPr>
                          </m:dPr>
                          <m:e>
                            <m:m>
                              <m:mPr>
                                <m:plcHide m:val="1"/>
                                <m:mcs>
                                  <m:mc>
                                    <m:mcPr>
                                      <m:count m:val="5"/>
                                      <m:mcJc m:val="center"/>
                                    </m:mcPr>
                                  </m:mc>
                                </m:mcs>
                                <m:ctrlPr>
                                  <w:del w:id="684" w:author="田 恒" w:date="2021-12-23T22:20:00Z">
                                    <w:rPr>
                                      <w:rFonts w:ascii="Cambria Math" w:hAnsi="Cambria Math" w:cs="Times New Roman"/>
                                      <w:kern w:val="0"/>
                                      <w:szCs w:val="24"/>
                                    </w:rPr>
                                  </w:del>
                                </m:ctrlPr>
                              </m:mPr>
                              <m:mr>
                                <m:e>
                                  <m:sSub>
                                    <m:sSubPr>
                                      <m:ctrlPr>
                                        <w:del w:id="685" w:author="田 恒" w:date="2021-12-23T22:20:00Z">
                                          <w:rPr>
                                            <w:rFonts w:ascii="Cambria Math" w:hAnsi="Cambria Math" w:cs="Times New Roman"/>
                                            <w:kern w:val="0"/>
                                            <w:szCs w:val="24"/>
                                          </w:rPr>
                                        </w:del>
                                      </m:ctrlPr>
                                    </m:sSubPr>
                                    <m:e>
                                      <m:r>
                                        <w:del w:id="686" w:author="田 恒" w:date="2021-12-23T22:20:00Z">
                                          <w:rPr>
                                            <w:rFonts w:ascii="Cambria Math" w:hAnsi="Cambria Math" w:cs="Times New Roman"/>
                                            <w:kern w:val="0"/>
                                            <w:szCs w:val="24"/>
                                            <w:rPrChange w:id="687" w:author="刘军涛" w:date="2021-12-22T16:42:00Z">
                                              <w:rPr>
                                                <w:rFonts w:ascii="Cambria Math" w:hAnsi="Cambria Math" w:cs="宋体"/>
                                                <w:kern w:val="0"/>
                                                <w:sz w:val="20"/>
                                                <w:szCs w:val="20"/>
                                              </w:rPr>
                                            </w:rPrChange>
                                          </w:rPr>
                                          <m:t>w</m:t>
                                        </w:del>
                                      </m:r>
                                    </m:e>
                                    <m:sub>
                                      <m:r>
                                        <w:del w:id="688" w:author="田 恒" w:date="2021-12-23T22:20:00Z">
                                          <w:rPr>
                                            <w:rFonts w:ascii="Cambria Math" w:hAnsi="Cambria Math" w:cs="Times New Roman"/>
                                            <w:kern w:val="0"/>
                                            <w:szCs w:val="24"/>
                                            <w:rPrChange w:id="689" w:author="刘军涛" w:date="2021-12-22T16:42:00Z">
                                              <w:rPr>
                                                <w:rFonts w:ascii="Cambria Math" w:hAnsi="Cambria Math" w:cs="宋体"/>
                                                <w:kern w:val="0"/>
                                                <w:sz w:val="20"/>
                                                <w:szCs w:val="20"/>
                                              </w:rPr>
                                            </w:rPrChange>
                                          </w:rPr>
                                          <m:t>1</m:t>
                                        </w:del>
                                      </m:r>
                                    </m:sub>
                                  </m:sSub>
                                </m:e>
                                <m:e>
                                  <m:sSub>
                                    <m:sSubPr>
                                      <m:ctrlPr>
                                        <w:del w:id="690" w:author="田 恒" w:date="2021-12-23T22:20:00Z">
                                          <w:rPr>
                                            <w:rFonts w:ascii="Cambria Math" w:hAnsi="Cambria Math" w:cs="Times New Roman"/>
                                            <w:kern w:val="0"/>
                                            <w:szCs w:val="24"/>
                                          </w:rPr>
                                        </w:del>
                                      </m:ctrlPr>
                                    </m:sSubPr>
                                    <m:e>
                                      <m:r>
                                        <w:del w:id="691" w:author="田 恒" w:date="2021-12-23T22:20:00Z">
                                          <w:rPr>
                                            <w:rFonts w:ascii="Cambria Math" w:hAnsi="Cambria Math" w:cs="Times New Roman"/>
                                            <w:kern w:val="0"/>
                                            <w:szCs w:val="24"/>
                                            <w:rPrChange w:id="692" w:author="刘军涛" w:date="2021-12-22T16:42:00Z">
                                              <w:rPr>
                                                <w:rFonts w:ascii="Cambria Math" w:hAnsi="Cambria Math" w:cs="宋体"/>
                                                <w:kern w:val="0"/>
                                                <w:sz w:val="20"/>
                                                <w:szCs w:val="20"/>
                                              </w:rPr>
                                            </w:rPrChange>
                                          </w:rPr>
                                          <m:t>w</m:t>
                                        </w:del>
                                      </m:r>
                                    </m:e>
                                    <m:sub>
                                      <m:r>
                                        <w:del w:id="693" w:author="田 恒" w:date="2021-12-23T22:20:00Z">
                                          <w:rPr>
                                            <w:rFonts w:ascii="Cambria Math" w:hAnsi="Cambria Math" w:cs="Times New Roman"/>
                                            <w:kern w:val="0"/>
                                            <w:szCs w:val="24"/>
                                            <w:rPrChange w:id="694" w:author="刘军涛" w:date="2021-12-22T16:42:00Z">
                                              <w:rPr>
                                                <w:rFonts w:ascii="Cambria Math" w:hAnsi="Cambria Math" w:cs="宋体"/>
                                                <w:kern w:val="0"/>
                                                <w:sz w:val="20"/>
                                                <w:szCs w:val="20"/>
                                              </w:rPr>
                                            </w:rPrChange>
                                          </w:rPr>
                                          <m:t>2</m:t>
                                        </w:del>
                                      </m:r>
                                    </m:sub>
                                  </m:sSub>
                                </m:e>
                                <m:e>
                                  <m:sSub>
                                    <m:sSubPr>
                                      <m:ctrlPr>
                                        <w:del w:id="695" w:author="田 恒" w:date="2021-12-23T22:20:00Z">
                                          <w:rPr>
                                            <w:rFonts w:ascii="Cambria Math" w:hAnsi="Cambria Math" w:cs="Times New Roman"/>
                                            <w:kern w:val="0"/>
                                            <w:szCs w:val="24"/>
                                          </w:rPr>
                                        </w:del>
                                      </m:ctrlPr>
                                    </m:sSubPr>
                                    <m:e>
                                      <m:r>
                                        <w:del w:id="696" w:author="田 恒" w:date="2021-12-23T22:20:00Z">
                                          <w:rPr>
                                            <w:rFonts w:ascii="Cambria Math" w:hAnsi="Cambria Math" w:cs="Times New Roman"/>
                                            <w:kern w:val="0"/>
                                            <w:szCs w:val="24"/>
                                            <w:rPrChange w:id="697" w:author="刘军涛" w:date="2021-12-22T16:42:00Z">
                                              <w:rPr>
                                                <w:rFonts w:ascii="Cambria Math" w:hAnsi="Cambria Math" w:cs="宋体"/>
                                                <w:kern w:val="0"/>
                                                <w:sz w:val="20"/>
                                                <w:szCs w:val="20"/>
                                              </w:rPr>
                                            </w:rPrChange>
                                          </w:rPr>
                                          <m:t>w</m:t>
                                        </w:del>
                                      </m:r>
                                    </m:e>
                                    <m:sub>
                                      <m:r>
                                        <w:del w:id="698" w:author="田 恒" w:date="2021-12-23T22:20:00Z">
                                          <w:rPr>
                                            <w:rFonts w:ascii="Cambria Math" w:hAnsi="Cambria Math" w:cs="Times New Roman"/>
                                            <w:kern w:val="0"/>
                                            <w:szCs w:val="24"/>
                                            <w:rPrChange w:id="699" w:author="刘军涛" w:date="2021-12-22T16:42:00Z">
                                              <w:rPr>
                                                <w:rFonts w:ascii="Cambria Math" w:hAnsi="Cambria Math" w:cs="宋体"/>
                                                <w:kern w:val="0"/>
                                                <w:sz w:val="20"/>
                                                <w:szCs w:val="20"/>
                                              </w:rPr>
                                            </w:rPrChange>
                                          </w:rPr>
                                          <m:t>3</m:t>
                                        </w:del>
                                      </m:r>
                                    </m:sub>
                                  </m:sSub>
                                </m:e>
                                <m:e>
                                  <m:sSub>
                                    <m:sSubPr>
                                      <m:ctrlPr>
                                        <w:del w:id="700" w:author="田 恒" w:date="2021-12-23T22:20:00Z">
                                          <w:rPr>
                                            <w:rFonts w:ascii="Cambria Math" w:hAnsi="Cambria Math" w:cs="Times New Roman"/>
                                            <w:kern w:val="0"/>
                                            <w:szCs w:val="24"/>
                                          </w:rPr>
                                        </w:del>
                                      </m:ctrlPr>
                                    </m:sSubPr>
                                    <m:e>
                                      <m:r>
                                        <w:del w:id="701" w:author="田 恒" w:date="2021-12-23T22:20:00Z">
                                          <w:rPr>
                                            <w:rFonts w:ascii="Cambria Math" w:hAnsi="Cambria Math" w:cs="Times New Roman"/>
                                            <w:kern w:val="0"/>
                                            <w:szCs w:val="24"/>
                                            <w:rPrChange w:id="702" w:author="刘军涛" w:date="2021-12-22T16:42:00Z">
                                              <w:rPr>
                                                <w:rFonts w:ascii="Cambria Math" w:hAnsi="Cambria Math" w:cs="宋体"/>
                                                <w:kern w:val="0"/>
                                                <w:sz w:val="20"/>
                                                <w:szCs w:val="20"/>
                                              </w:rPr>
                                            </w:rPrChange>
                                          </w:rPr>
                                          <m:t>w</m:t>
                                        </w:del>
                                      </m:r>
                                    </m:e>
                                    <m:sub>
                                      <m:r>
                                        <w:del w:id="703" w:author="田 恒" w:date="2021-12-23T22:20:00Z">
                                          <w:rPr>
                                            <w:rFonts w:ascii="Cambria Math" w:hAnsi="Cambria Math" w:cs="Times New Roman"/>
                                            <w:kern w:val="0"/>
                                            <w:szCs w:val="24"/>
                                            <w:rPrChange w:id="704" w:author="刘军涛" w:date="2021-12-22T16:42:00Z">
                                              <w:rPr>
                                                <w:rFonts w:ascii="Cambria Math" w:hAnsi="Cambria Math" w:cs="宋体"/>
                                                <w:kern w:val="0"/>
                                                <w:sz w:val="20"/>
                                                <w:szCs w:val="20"/>
                                              </w:rPr>
                                            </w:rPrChange>
                                          </w:rPr>
                                          <m:t>4</m:t>
                                        </w:del>
                                      </m:r>
                                    </m:sub>
                                  </m:sSub>
                                </m:e>
                                <m:e>
                                  <m:sSub>
                                    <m:sSubPr>
                                      <m:ctrlPr>
                                        <w:del w:id="705" w:author="田 恒" w:date="2021-12-23T22:20:00Z">
                                          <w:rPr>
                                            <w:rFonts w:ascii="Cambria Math" w:hAnsi="Cambria Math" w:cs="Times New Roman"/>
                                            <w:kern w:val="0"/>
                                            <w:szCs w:val="24"/>
                                          </w:rPr>
                                        </w:del>
                                      </m:ctrlPr>
                                    </m:sSubPr>
                                    <m:e>
                                      <m:r>
                                        <w:del w:id="706" w:author="田 恒" w:date="2021-12-23T22:20:00Z">
                                          <w:rPr>
                                            <w:rFonts w:ascii="Cambria Math" w:hAnsi="Cambria Math" w:cs="Times New Roman"/>
                                            <w:kern w:val="0"/>
                                            <w:szCs w:val="24"/>
                                            <w:rPrChange w:id="707" w:author="刘军涛" w:date="2021-12-22T16:42:00Z">
                                              <w:rPr>
                                                <w:rFonts w:ascii="Cambria Math" w:hAnsi="Cambria Math" w:cs="宋体"/>
                                                <w:kern w:val="0"/>
                                                <w:sz w:val="20"/>
                                                <w:szCs w:val="20"/>
                                              </w:rPr>
                                            </w:rPrChange>
                                          </w:rPr>
                                          <m:t>w</m:t>
                                        </w:del>
                                      </m:r>
                                    </m:e>
                                    <m:sub>
                                      <m:r>
                                        <w:del w:id="708" w:author="田 恒" w:date="2021-12-23T22:20:00Z">
                                          <w:rPr>
                                            <w:rFonts w:ascii="Cambria Math" w:hAnsi="Cambria Math" w:cs="Times New Roman"/>
                                            <w:kern w:val="0"/>
                                            <w:szCs w:val="24"/>
                                            <w:rPrChange w:id="709" w:author="刘军涛" w:date="2021-12-22T16:42:00Z">
                                              <w:rPr>
                                                <w:rFonts w:ascii="Cambria Math" w:hAnsi="Cambria Math" w:cs="宋体"/>
                                                <w:kern w:val="0"/>
                                                <w:sz w:val="20"/>
                                                <w:szCs w:val="20"/>
                                              </w:rPr>
                                            </w:rPrChange>
                                          </w:rPr>
                                          <m:t>5</m:t>
                                        </w:del>
                                      </m:r>
                                    </m:sub>
                                  </m:sSub>
                                </m:e>
                              </m:mr>
                            </m:m>
                          </m:e>
                        </m:d>
                        <m:r>
                          <w:del w:id="710" w:author="田 恒" w:date="2021-12-23T22:20:00Z">
                            <w:rPr>
                              <w:rFonts w:ascii="Cambria Math" w:hAnsi="Cambria Math" w:cs="Times New Roman"/>
                              <w:kern w:val="0"/>
                              <w:szCs w:val="24"/>
                              <w:rPrChange w:id="711" w:author="刘军涛" w:date="2021-12-22T16:42:00Z">
                                <w:rPr>
                                  <w:rFonts w:ascii="Cambria Math" w:hAnsi="Cambria Math" w:cs="宋体"/>
                                  <w:kern w:val="0"/>
                                  <w:sz w:val="20"/>
                                  <w:szCs w:val="20"/>
                                </w:rPr>
                              </w:rPrChange>
                            </w:rPr>
                            <m:t>⋅</m:t>
                          </w:del>
                        </m:r>
                        <m:d>
                          <m:dPr>
                            <m:begChr m:val="["/>
                            <m:endChr m:val="]"/>
                            <m:ctrlPr>
                              <w:del w:id="712" w:author="田 恒" w:date="2021-12-23T22:20:00Z">
                                <w:rPr>
                                  <w:rFonts w:ascii="Cambria Math" w:hAnsi="Cambria Math" w:cs="Times New Roman"/>
                                  <w:i/>
                                  <w:kern w:val="0"/>
                                  <w:szCs w:val="24"/>
                                </w:rPr>
                              </w:del>
                            </m:ctrlPr>
                          </m:dPr>
                          <m:e>
                            <m:m>
                              <m:mPr>
                                <m:plcHide m:val="1"/>
                                <m:mcs>
                                  <m:mc>
                                    <m:mcPr>
                                      <m:count m:val="5"/>
                                      <m:mcJc m:val="center"/>
                                    </m:mcPr>
                                  </m:mc>
                                </m:mcs>
                                <m:ctrlPr>
                                  <w:del w:id="713" w:author="田 恒" w:date="2021-12-23T22:20:00Z">
                                    <w:rPr>
                                      <w:rFonts w:ascii="Cambria Math" w:hAnsi="Cambria Math" w:cs="Times New Roman"/>
                                      <w:kern w:val="0"/>
                                      <w:szCs w:val="24"/>
                                    </w:rPr>
                                  </w:del>
                                </m:ctrlPr>
                              </m:mPr>
                              <m:mr>
                                <m:e>
                                  <m:r>
                                    <w:del w:id="714" w:author="田 恒" w:date="2021-12-23T22:20:00Z">
                                      <w:rPr>
                                        <w:rFonts w:ascii="Cambria Math" w:hAnsi="Cambria Math" w:cs="Times New Roman"/>
                                        <w:kern w:val="0"/>
                                        <w:szCs w:val="24"/>
                                        <w:rPrChange w:id="715" w:author="刘军涛" w:date="2021-12-22T16:42:00Z">
                                          <w:rPr>
                                            <w:rFonts w:ascii="Cambria Math" w:hAnsi="Cambria Math" w:cs="宋体"/>
                                            <w:kern w:val="0"/>
                                            <w:sz w:val="20"/>
                                            <w:szCs w:val="20"/>
                                          </w:rPr>
                                        </w:rPrChange>
                                      </w:rPr>
                                      <m:t>1</m:t>
                                    </w:del>
                                  </m:r>
                                </m:e>
                                <m:e>
                                  <m:r>
                                    <w:del w:id="716" w:author="田 恒" w:date="2021-12-23T22:20:00Z">
                                      <w:rPr>
                                        <w:rFonts w:ascii="Cambria Math" w:hAnsi="Cambria Math" w:cs="Times New Roman"/>
                                        <w:kern w:val="0"/>
                                        <w:szCs w:val="24"/>
                                        <w:rPrChange w:id="717" w:author="刘军涛" w:date="2021-12-22T16:42:00Z">
                                          <w:rPr>
                                            <w:rFonts w:ascii="Cambria Math" w:hAnsi="Cambria Math" w:cs="宋体"/>
                                            <w:kern w:val="0"/>
                                            <w:sz w:val="20"/>
                                            <w:szCs w:val="20"/>
                                          </w:rPr>
                                        </w:rPrChange>
                                      </w:rPr>
                                      <m:t>1</m:t>
                                    </w:del>
                                  </m:r>
                                </m:e>
                                <m:e>
                                  <m:r>
                                    <w:del w:id="718" w:author="田 恒" w:date="2021-12-23T22:20:00Z">
                                      <w:rPr>
                                        <w:rFonts w:ascii="Cambria Math" w:hAnsi="Cambria Math" w:cs="Times New Roman"/>
                                        <w:kern w:val="0"/>
                                        <w:szCs w:val="24"/>
                                        <w:rPrChange w:id="719" w:author="刘军涛" w:date="2021-12-22T16:42:00Z">
                                          <w:rPr>
                                            <w:rFonts w:ascii="Cambria Math" w:hAnsi="Cambria Math" w:cs="宋体"/>
                                            <w:kern w:val="0"/>
                                            <w:sz w:val="20"/>
                                            <w:szCs w:val="20"/>
                                          </w:rPr>
                                        </w:rPrChange>
                                      </w:rPr>
                                      <m:t>1</m:t>
                                    </w:del>
                                  </m:r>
                                </m:e>
                                <m:e>
                                  <m:r>
                                    <w:del w:id="720" w:author="田 恒" w:date="2021-12-23T22:20:00Z">
                                      <w:rPr>
                                        <w:rFonts w:ascii="Cambria Math" w:hAnsi="Cambria Math" w:cs="Times New Roman"/>
                                        <w:kern w:val="0"/>
                                        <w:szCs w:val="24"/>
                                        <w:rPrChange w:id="721" w:author="刘军涛" w:date="2021-12-22T16:42:00Z">
                                          <w:rPr>
                                            <w:rFonts w:ascii="Cambria Math" w:hAnsi="Cambria Math" w:cs="宋体"/>
                                            <w:kern w:val="0"/>
                                            <w:sz w:val="20"/>
                                            <w:szCs w:val="20"/>
                                          </w:rPr>
                                        </w:rPrChange>
                                      </w:rPr>
                                      <m:t>1</m:t>
                                    </w:del>
                                  </m:r>
                                </m:e>
                                <m:e>
                                  <m:r>
                                    <w:del w:id="722" w:author="田 恒" w:date="2021-12-23T22:20:00Z">
                                      <w:rPr>
                                        <w:rFonts w:ascii="Cambria Math" w:hAnsi="Cambria Math" w:cs="Times New Roman"/>
                                        <w:kern w:val="0"/>
                                        <w:szCs w:val="24"/>
                                        <w:rPrChange w:id="723" w:author="刘军涛" w:date="2021-12-22T16:42:00Z">
                                          <w:rPr>
                                            <w:rFonts w:ascii="Cambria Math" w:hAnsi="Cambria Math" w:cs="宋体"/>
                                            <w:kern w:val="0"/>
                                            <w:sz w:val="20"/>
                                            <w:szCs w:val="20"/>
                                          </w:rPr>
                                        </w:rPrChange>
                                      </w:rPr>
                                      <m:t>1</m:t>
                                    </w:del>
                                  </m:r>
                                </m:e>
                              </m:mr>
                            </m:m>
                          </m:e>
                        </m:d>
                      </m:den>
                    </m:f>
                  </m:e>
                </m:mr>
              </m:m>
              <m:r>
                <w:del w:id="724" w:author="田 恒" w:date="2021-12-23T22:20:00Z">
                  <w:rPr>
                    <w:rFonts w:ascii="Cambria Math" w:hAnsi="Cambria Math" w:cs="Times New Roman"/>
                    <w:kern w:val="0"/>
                    <w:szCs w:val="24"/>
                    <w:rPrChange w:id="725" w:author="刘军涛" w:date="2021-12-22T16:42:00Z">
                      <w:rPr>
                        <w:rFonts w:ascii="Cambria Math" w:hAnsi="Cambria Math" w:cs="宋体"/>
                        <w:kern w:val="0"/>
                        <w:sz w:val="20"/>
                        <w:szCs w:val="20"/>
                      </w:rPr>
                    </w:rPrChange>
                  </w:rPr>
                  <m:t>#</m:t>
                </w:del>
              </m:r>
              <m:d>
                <m:dPr>
                  <m:ctrlPr>
                    <w:del w:id="726" w:author="田 恒" w:date="2021-12-23T22:20:00Z">
                      <w:rPr>
                        <w:rFonts w:ascii="Cambria Math" w:hAnsi="Cambria Math" w:cs="Times New Roman"/>
                        <w:i/>
                        <w:kern w:val="0"/>
                        <w:szCs w:val="24"/>
                      </w:rPr>
                    </w:del>
                  </m:ctrlPr>
                </m:dPr>
                <m:e>
                  <m:r>
                    <w:del w:id="727" w:author="田 恒" w:date="2021-12-23T22:20:00Z">
                      <w:rPr>
                        <w:rFonts w:ascii="Cambria Math" w:hAnsi="Cambria Math" w:cs="Times New Roman"/>
                        <w:kern w:val="0"/>
                        <w:szCs w:val="24"/>
                        <w:rPrChange w:id="728" w:author="刘军涛" w:date="2021-12-22T16:42:00Z">
                          <w:rPr>
                            <w:rFonts w:ascii="Cambria Math" w:hAnsi="Cambria Math" w:cs="宋体"/>
                            <w:kern w:val="0"/>
                            <w:sz w:val="20"/>
                            <w:szCs w:val="20"/>
                          </w:rPr>
                        </w:rPrChange>
                      </w:rPr>
                      <m:t>4</m:t>
                    </w:del>
                  </m:r>
                </m:e>
              </m:d>
            </m:e>
          </m:eqArr>
        </m:oMath>
      </m:oMathPara>
    </w:p>
    <w:p w14:paraId="531A65F3" w14:textId="326073D5" w:rsidR="003B2FF8" w:rsidRPr="0037704D" w:rsidDel="003064FC" w:rsidRDefault="003B2FF8">
      <w:pPr>
        <w:widowControl/>
        <w:ind w:firstLine="405"/>
        <w:jc w:val="left"/>
        <w:rPr>
          <w:del w:id="729" w:author="田 恒" w:date="2021-12-23T22:20:00Z"/>
          <w:rFonts w:cs="Times New Roman" w:hint="eastAsia"/>
          <w:kern w:val="0"/>
          <w:szCs w:val="24"/>
          <w:rPrChange w:id="730" w:author="刘军涛" w:date="2021-12-22T16:42:00Z">
            <w:rPr>
              <w:del w:id="731" w:author="田 恒" w:date="2021-12-23T22:20:00Z"/>
              <w:rFonts w:ascii="����" w:hAnsi="����" w:cs="宋体" w:hint="eastAsia"/>
              <w:kern w:val="0"/>
              <w:sz w:val="20"/>
              <w:szCs w:val="20"/>
            </w:rPr>
          </w:rPrChange>
        </w:rPr>
        <w:pPrChange w:id="732" w:author="刘军涛" w:date="2021-12-22T16:42:00Z">
          <w:pPr>
            <w:widowControl/>
            <w:spacing w:line="270" w:lineRule="atLeast"/>
            <w:jc w:val="left"/>
          </w:pPr>
        </w:pPrChange>
      </w:pPr>
      <w:del w:id="733" w:author="田 恒" w:date="2021-12-23T22:20:00Z">
        <w:r w:rsidRPr="0037704D" w:rsidDel="003064FC">
          <w:rPr>
            <w:rFonts w:cs="Times New Roman" w:hint="eastAsia"/>
            <w:kern w:val="0"/>
            <w:szCs w:val="24"/>
            <w:rPrChange w:id="734" w:author="刘军涛" w:date="2021-12-22T16:42:00Z">
              <w:rPr>
                <w:rFonts w:ascii="����" w:hAnsi="����" w:cs="宋体" w:hint="eastAsia"/>
                <w:kern w:val="0"/>
                <w:sz w:val="20"/>
                <w:szCs w:val="20"/>
              </w:rPr>
            </w:rPrChange>
          </w:rPr>
          <w:tab/>
        </w:r>
        <w:r w:rsidRPr="0037704D" w:rsidDel="003064FC">
          <w:rPr>
            <w:rFonts w:cs="Times New Roman" w:hint="eastAsia"/>
            <w:kern w:val="0"/>
            <w:szCs w:val="24"/>
            <w:rPrChange w:id="735" w:author="刘军涛" w:date="2021-12-22T16:42:00Z">
              <w:rPr>
                <w:rFonts w:ascii="����" w:hAnsi="����" w:cs="宋体" w:hint="eastAsia"/>
                <w:kern w:val="0"/>
                <w:sz w:val="20"/>
                <w:szCs w:val="20"/>
              </w:rPr>
            </w:rPrChange>
          </w:rPr>
          <w:delText>表</w:delText>
        </w:r>
        <w:r w:rsidRPr="0037704D" w:rsidDel="003064FC">
          <w:rPr>
            <w:rFonts w:cs="Times New Roman" w:hint="eastAsia"/>
            <w:kern w:val="0"/>
            <w:szCs w:val="24"/>
            <w:rPrChange w:id="736" w:author="刘军涛" w:date="2021-12-22T16:42:00Z">
              <w:rPr>
                <w:rFonts w:ascii="����" w:hAnsi="����" w:cs="宋体" w:hint="eastAsia"/>
                <w:kern w:val="0"/>
                <w:sz w:val="20"/>
                <w:szCs w:val="20"/>
              </w:rPr>
            </w:rPrChange>
          </w:rPr>
          <w:delText>1</w:delText>
        </w:r>
        <w:r w:rsidRPr="0037704D" w:rsidDel="003064FC">
          <w:rPr>
            <w:rFonts w:cs="Times New Roman" w:hint="eastAsia"/>
            <w:kern w:val="0"/>
            <w:szCs w:val="24"/>
            <w:rPrChange w:id="737" w:author="刘军涛" w:date="2021-12-22T16:42:00Z">
              <w:rPr>
                <w:rFonts w:ascii="����" w:hAnsi="����" w:cs="宋体" w:hint="eastAsia"/>
                <w:kern w:val="0"/>
                <w:sz w:val="20"/>
                <w:szCs w:val="20"/>
              </w:rPr>
            </w:rPrChange>
          </w:rPr>
          <w:delText>是对于每次平均值法色度标定的示意，每</w:delText>
        </w:r>
        <w:r w:rsidRPr="0037704D" w:rsidDel="003064FC">
          <w:rPr>
            <w:rFonts w:cs="Times New Roman" w:hint="eastAsia"/>
            <w:kern w:val="0"/>
            <w:szCs w:val="24"/>
            <w:rPrChange w:id="738" w:author="刘军涛" w:date="2021-12-22T16:42:00Z">
              <w:rPr>
                <w:rFonts w:ascii="����" w:hAnsi="����" w:cs="宋体" w:hint="eastAsia"/>
                <w:kern w:val="0"/>
                <w:sz w:val="20"/>
                <w:szCs w:val="20"/>
              </w:rPr>
            </w:rPrChange>
          </w:rPr>
          <w:delText>1/5</w:delText>
        </w:r>
        <w:r w:rsidRPr="0037704D" w:rsidDel="003064FC">
          <w:rPr>
            <w:rFonts w:cs="Times New Roman" w:hint="eastAsia"/>
            <w:kern w:val="0"/>
            <w:szCs w:val="24"/>
            <w:rPrChange w:id="739" w:author="刘军涛" w:date="2021-12-22T16:42:00Z">
              <w:rPr>
                <w:rFonts w:ascii="����" w:hAnsi="����" w:cs="宋体" w:hint="eastAsia"/>
                <w:kern w:val="0"/>
                <w:sz w:val="20"/>
                <w:szCs w:val="20"/>
              </w:rPr>
            </w:rPrChange>
          </w:rPr>
          <w:delText>窗长的数据称为一个数据块，每次色度标定将会选取连续的</w:delText>
        </w:r>
        <w:r w:rsidRPr="0037704D" w:rsidDel="003064FC">
          <w:rPr>
            <w:rFonts w:cs="Times New Roman" w:hint="eastAsia"/>
            <w:kern w:val="0"/>
            <w:szCs w:val="24"/>
            <w:rPrChange w:id="740" w:author="刘军涛" w:date="2021-12-22T16:42:00Z">
              <w:rPr>
                <w:rFonts w:ascii="����" w:hAnsi="����" w:cs="宋体" w:hint="eastAsia"/>
                <w:kern w:val="0"/>
                <w:sz w:val="20"/>
                <w:szCs w:val="20"/>
              </w:rPr>
            </w:rPrChange>
          </w:rPr>
          <w:delText>5</w:delText>
        </w:r>
        <w:r w:rsidRPr="0037704D" w:rsidDel="003064FC">
          <w:rPr>
            <w:rFonts w:cs="Times New Roman" w:hint="eastAsia"/>
            <w:kern w:val="0"/>
            <w:szCs w:val="24"/>
            <w:rPrChange w:id="741" w:author="刘军涛" w:date="2021-12-22T16:42:00Z">
              <w:rPr>
                <w:rFonts w:ascii="����" w:hAnsi="����" w:cs="宋体" w:hint="eastAsia"/>
                <w:kern w:val="0"/>
                <w:sz w:val="20"/>
                <w:szCs w:val="20"/>
              </w:rPr>
            </w:rPrChange>
          </w:rPr>
          <w:delText>个数据块进行静态色度标定，每一的静态色度标定用大写字母表示，数字下标表示结果是当前静态色度标定的第几个数据块的结果。对于第五个测井数据块的标定结果由公式</w:delText>
        </w:r>
        <w:r w:rsidRPr="0037704D" w:rsidDel="003064FC">
          <w:rPr>
            <w:rFonts w:cs="Times New Roman" w:hint="eastAsia"/>
            <w:kern w:val="0"/>
            <w:szCs w:val="24"/>
            <w:rPrChange w:id="742" w:author="刘军涛" w:date="2021-12-22T16:42:00Z">
              <w:rPr>
                <w:rFonts w:ascii="����" w:hAnsi="����" w:cs="宋体" w:hint="eastAsia"/>
                <w:kern w:val="0"/>
                <w:sz w:val="20"/>
                <w:szCs w:val="20"/>
              </w:rPr>
            </w:rPrChange>
          </w:rPr>
          <w:delText>(4)</w:delText>
        </w:r>
        <w:r w:rsidRPr="0037704D" w:rsidDel="003064FC">
          <w:rPr>
            <w:rFonts w:cs="Times New Roman" w:hint="eastAsia"/>
            <w:kern w:val="0"/>
            <w:szCs w:val="24"/>
            <w:rPrChange w:id="743" w:author="刘军涛" w:date="2021-12-22T16:42:00Z">
              <w:rPr>
                <w:rFonts w:ascii="����" w:hAnsi="����" w:cs="宋体" w:hint="eastAsia"/>
                <w:kern w:val="0"/>
                <w:sz w:val="20"/>
                <w:szCs w:val="20"/>
              </w:rPr>
            </w:rPrChange>
          </w:rPr>
          <w:delText>计算，</w:delText>
        </w:r>
        <w:r w:rsidRPr="0037704D" w:rsidDel="003064FC">
          <w:rPr>
            <w:rFonts w:cs="Times New Roman" w:hint="eastAsia"/>
            <w:kern w:val="0"/>
            <w:szCs w:val="24"/>
            <w:rPrChange w:id="744" w:author="刘军涛" w:date="2021-12-22T16:42:00Z">
              <w:rPr>
                <w:rFonts w:ascii="����" w:hAnsi="����" w:cs="宋体" w:hint="eastAsia"/>
                <w:kern w:val="0"/>
                <w:sz w:val="20"/>
                <w:szCs w:val="20"/>
              </w:rPr>
            </w:rPrChange>
          </w:rPr>
          <w:delText>w</w:delText>
        </w:r>
        <w:r w:rsidRPr="0037704D" w:rsidDel="003064FC">
          <w:rPr>
            <w:rFonts w:cs="Times New Roman" w:hint="eastAsia"/>
            <w:kern w:val="0"/>
            <w:szCs w:val="24"/>
            <w:rPrChange w:id="745" w:author="刘军涛" w:date="2021-12-22T16:42:00Z">
              <w:rPr>
                <w:rFonts w:ascii="����" w:hAnsi="����" w:cs="宋体" w:hint="eastAsia"/>
                <w:kern w:val="0"/>
                <w:sz w:val="20"/>
                <w:szCs w:val="20"/>
              </w:rPr>
            </w:rPrChange>
          </w:rPr>
          <w:delText>为权值，一般使用</w:delText>
        </w:r>
      </w:del>
      <w:del w:id="746" w:author="田 恒" w:date="2021-12-23T10:47:00Z">
        <w:r w:rsidRPr="0037704D" w:rsidDel="007052CB">
          <w:rPr>
            <w:rFonts w:cs="Times New Roman" w:hint="eastAsia"/>
            <w:kern w:val="0"/>
            <w:szCs w:val="24"/>
            <w:rPrChange w:id="747" w:author="刘军涛" w:date="2021-12-22T16:42:00Z">
              <w:rPr>
                <w:rFonts w:ascii="����" w:hAnsi="����" w:cs="宋体" w:hint="eastAsia"/>
                <w:kern w:val="0"/>
                <w:sz w:val="20"/>
                <w:szCs w:val="20"/>
              </w:rPr>
            </w:rPrChange>
          </w:rPr>
          <w:delText>用</w:delText>
        </w:r>
      </w:del>
      <w:del w:id="748" w:author="田 恒" w:date="2021-12-23T22:20:00Z">
        <w:r w:rsidRPr="0037704D" w:rsidDel="003064FC">
          <w:rPr>
            <w:rFonts w:cs="Times New Roman" w:hint="eastAsia"/>
            <w:kern w:val="0"/>
            <w:szCs w:val="24"/>
            <w:rPrChange w:id="749" w:author="刘军涛" w:date="2021-12-22T16:42:00Z">
              <w:rPr>
                <w:rFonts w:ascii="����" w:hAnsi="����" w:cs="宋体" w:hint="eastAsia"/>
                <w:kern w:val="0"/>
                <w:sz w:val="20"/>
                <w:szCs w:val="20"/>
              </w:rPr>
            </w:rPrChange>
          </w:rPr>
          <w:delText>单位向量或者高斯算子作为权值。</w:delText>
        </w:r>
      </w:del>
    </w:p>
    <w:p w14:paraId="4BB6EBB0" w14:textId="763D83F4" w:rsidR="009A72A6" w:rsidRPr="00EC6609" w:rsidDel="003064FC" w:rsidRDefault="009A72A6" w:rsidP="009A72A6">
      <w:pPr>
        <w:widowControl/>
        <w:spacing w:line="270" w:lineRule="atLeast"/>
        <w:jc w:val="center"/>
        <w:rPr>
          <w:del w:id="750" w:author="田 恒" w:date="2021-12-23T22:20:00Z"/>
          <w:rFonts w:cs="Times New Roman" w:hint="eastAsia"/>
          <w:kern w:val="0"/>
          <w:sz w:val="20"/>
          <w:szCs w:val="20"/>
          <w:rPrChange w:id="751" w:author="刘军涛" w:date="2021-12-22T16:41:00Z">
            <w:rPr>
              <w:del w:id="752" w:author="田 恒" w:date="2021-12-23T22:20:00Z"/>
              <w:rFonts w:ascii="����" w:hAnsi="����" w:cs="宋体" w:hint="eastAsia"/>
              <w:kern w:val="0"/>
              <w:sz w:val="20"/>
              <w:szCs w:val="20"/>
            </w:rPr>
          </w:rPrChange>
        </w:rPr>
      </w:pPr>
      <w:del w:id="753" w:author="田 恒" w:date="2021-12-23T22:20:00Z">
        <w:r w:rsidRPr="00EC6609" w:rsidDel="003064FC">
          <w:rPr>
            <w:rFonts w:cs="Times New Roman" w:hint="eastAsia"/>
            <w:kern w:val="0"/>
            <w:sz w:val="20"/>
            <w:szCs w:val="20"/>
            <w:rPrChange w:id="754" w:author="刘军涛" w:date="2021-12-22T16:41:00Z">
              <w:rPr>
                <w:rFonts w:ascii="����" w:hAnsi="����" w:cs="宋体" w:hint="eastAsia"/>
                <w:kern w:val="0"/>
                <w:sz w:val="20"/>
                <w:szCs w:val="20"/>
              </w:rPr>
            </w:rPrChange>
          </w:rPr>
          <w:delText>表</w:delText>
        </w:r>
        <w:r w:rsidRPr="00EC6609" w:rsidDel="003064FC">
          <w:rPr>
            <w:rFonts w:cs="Times New Roman" w:hint="eastAsia"/>
            <w:kern w:val="0"/>
            <w:sz w:val="20"/>
            <w:szCs w:val="20"/>
            <w:rPrChange w:id="755" w:author="刘军涛" w:date="2021-12-22T16:41:00Z">
              <w:rPr>
                <w:rFonts w:ascii="����" w:hAnsi="����" w:cs="宋体" w:hint="eastAsia"/>
                <w:kern w:val="0"/>
                <w:sz w:val="20"/>
                <w:szCs w:val="20"/>
              </w:rPr>
            </w:rPrChange>
          </w:rPr>
          <w:delText xml:space="preserve">1 </w:delText>
        </w:r>
        <w:r w:rsidRPr="00EC6609" w:rsidDel="003064FC">
          <w:rPr>
            <w:rFonts w:cs="Times New Roman" w:hint="eastAsia"/>
            <w:kern w:val="0"/>
            <w:sz w:val="20"/>
            <w:szCs w:val="20"/>
            <w:rPrChange w:id="756" w:author="刘军涛" w:date="2021-12-22T16:41:00Z">
              <w:rPr>
                <w:rFonts w:ascii="����" w:hAnsi="����" w:cs="宋体" w:hint="eastAsia"/>
                <w:kern w:val="0"/>
                <w:sz w:val="20"/>
                <w:szCs w:val="20"/>
              </w:rPr>
            </w:rPrChange>
          </w:rPr>
          <w:delText>平均值法色度标定示意</w:delText>
        </w:r>
      </w:del>
    </w:p>
    <w:p w14:paraId="437CA4B1" w14:textId="53244B90" w:rsidR="009A72A6" w:rsidRPr="00EC6609" w:rsidDel="003064FC" w:rsidRDefault="009A72A6" w:rsidP="009A72A6">
      <w:pPr>
        <w:widowControl/>
        <w:spacing w:line="270" w:lineRule="atLeast"/>
        <w:jc w:val="center"/>
        <w:rPr>
          <w:del w:id="757" w:author="田 恒" w:date="2021-12-23T22:20:00Z"/>
          <w:rFonts w:cs="Times New Roman" w:hint="eastAsia"/>
          <w:kern w:val="0"/>
          <w:sz w:val="20"/>
          <w:szCs w:val="20"/>
          <w:rPrChange w:id="758" w:author="刘军涛" w:date="2021-12-22T16:41:00Z">
            <w:rPr>
              <w:del w:id="759" w:author="田 恒" w:date="2021-12-23T22:20:00Z"/>
              <w:rFonts w:ascii="����" w:hAnsi="����" w:cs="宋体" w:hint="eastAsia"/>
              <w:kern w:val="0"/>
              <w:sz w:val="20"/>
              <w:szCs w:val="20"/>
            </w:rPr>
          </w:rPrChange>
        </w:rPr>
      </w:pPr>
      <w:del w:id="760" w:author="田 恒" w:date="2021-12-23T22:20:00Z">
        <w:r w:rsidRPr="00EC6609" w:rsidDel="003064FC">
          <w:rPr>
            <w:rFonts w:cs="Times New Roman" w:hint="eastAsia"/>
            <w:kern w:val="0"/>
            <w:sz w:val="20"/>
            <w:szCs w:val="20"/>
            <w:rPrChange w:id="761" w:author="刘军涛" w:date="2021-12-22T16:41:00Z">
              <w:rPr>
                <w:rFonts w:ascii="����" w:hAnsi="����" w:cs="宋体" w:hint="eastAsia"/>
                <w:kern w:val="0"/>
                <w:sz w:val="20"/>
                <w:szCs w:val="20"/>
              </w:rPr>
            </w:rPrChange>
          </w:rPr>
          <w:delText>Fig.1 Average chromaticity calibration diagram</w:delText>
        </w:r>
      </w:del>
    </w:p>
    <w:tbl>
      <w:tblPr>
        <w:tblStyle w:val="a3"/>
        <w:tblW w:w="0" w:type="auto"/>
        <w:jc w:val="center"/>
        <w:tblLook w:val="04A0" w:firstRow="1" w:lastRow="0" w:firstColumn="1" w:lastColumn="0" w:noHBand="0" w:noVBand="1"/>
        <w:tblPrChange w:id="762" w:author="刘军涛" w:date="2021-12-22T16:43:00Z">
          <w:tblPr>
            <w:tblStyle w:val="a3"/>
            <w:tblW w:w="0" w:type="auto"/>
            <w:tblLook w:val="04A0" w:firstRow="1" w:lastRow="0" w:firstColumn="1" w:lastColumn="0" w:noHBand="0" w:noVBand="1"/>
          </w:tblPr>
        </w:tblPrChange>
      </w:tblPr>
      <w:tblGrid>
        <w:gridCol w:w="668"/>
        <w:gridCol w:w="969"/>
        <w:gridCol w:w="969"/>
        <w:gridCol w:w="969"/>
        <w:gridCol w:w="969"/>
        <w:gridCol w:w="969"/>
        <w:gridCol w:w="969"/>
        <w:gridCol w:w="969"/>
        <w:tblGridChange w:id="763">
          <w:tblGrid>
            <w:gridCol w:w="1007"/>
            <w:gridCol w:w="1007"/>
            <w:gridCol w:w="1007"/>
            <w:gridCol w:w="1007"/>
            <w:gridCol w:w="1007"/>
            <w:gridCol w:w="1007"/>
            <w:gridCol w:w="1007"/>
            <w:gridCol w:w="1007"/>
          </w:tblGrid>
        </w:tblGridChange>
      </w:tblGrid>
      <w:tr w:rsidR="009A72A6" w:rsidRPr="00EC6609" w:rsidDel="003064FC" w14:paraId="56FC156F" w14:textId="10D4CDC8" w:rsidTr="00620FC6">
        <w:trPr>
          <w:jc w:val="center"/>
          <w:del w:id="764" w:author="田 恒" w:date="2021-12-23T22:20:00Z"/>
        </w:trPr>
        <w:tc>
          <w:tcPr>
            <w:tcW w:w="0" w:type="auto"/>
            <w:tcBorders>
              <w:top w:val="single" w:sz="12" w:space="0" w:color="auto"/>
              <w:bottom w:val="single" w:sz="8" w:space="0" w:color="auto"/>
            </w:tcBorders>
            <w:tcPrChange w:id="765" w:author="刘军涛" w:date="2021-12-22T16:43:00Z">
              <w:tcPr>
                <w:tcW w:w="1007" w:type="dxa"/>
                <w:tcBorders>
                  <w:top w:val="single" w:sz="12" w:space="0" w:color="auto"/>
                  <w:bottom w:val="single" w:sz="8" w:space="0" w:color="auto"/>
                </w:tcBorders>
              </w:tcPr>
            </w:tcPrChange>
          </w:tcPr>
          <w:p w14:paraId="1FC6E767" w14:textId="1E66F912" w:rsidR="009A72A6" w:rsidRPr="00EC6609" w:rsidDel="003064FC" w:rsidRDefault="009A72A6" w:rsidP="00885C28">
            <w:pPr>
              <w:widowControl/>
              <w:spacing w:line="270" w:lineRule="atLeast"/>
              <w:jc w:val="left"/>
              <w:rPr>
                <w:del w:id="766" w:author="田 恒" w:date="2021-12-23T22:20:00Z"/>
                <w:rFonts w:eastAsia="黑体" w:cs="Times New Roman"/>
                <w:b/>
                <w:bCs/>
                <w:kern w:val="0"/>
                <w:sz w:val="15"/>
                <w:szCs w:val="15"/>
                <w:rPrChange w:id="767" w:author="刘军涛" w:date="2021-12-22T16:41:00Z">
                  <w:rPr>
                    <w:del w:id="768" w:author="田 恒" w:date="2021-12-23T22:20:00Z"/>
                    <w:rFonts w:ascii="黑体" w:eastAsia="黑体" w:hAnsi="黑体" w:cs="宋体"/>
                    <w:b/>
                    <w:bCs/>
                    <w:kern w:val="0"/>
                    <w:sz w:val="15"/>
                    <w:szCs w:val="15"/>
                  </w:rPr>
                </w:rPrChange>
              </w:rPr>
            </w:pPr>
            <w:del w:id="769" w:author="田 恒" w:date="2021-12-23T22:20:00Z">
              <w:r w:rsidRPr="00EC6609" w:rsidDel="003064FC">
                <w:rPr>
                  <w:rFonts w:eastAsia="黑体" w:cs="Times New Roman" w:hint="eastAsia"/>
                  <w:b/>
                  <w:bCs/>
                  <w:kern w:val="0"/>
                  <w:sz w:val="15"/>
                  <w:szCs w:val="15"/>
                  <w:rPrChange w:id="770" w:author="刘军涛" w:date="2021-12-22T16:41:00Z">
                    <w:rPr>
                      <w:rFonts w:ascii="黑体" w:eastAsia="黑体" w:hAnsi="黑体" w:cs="宋体" w:hint="eastAsia"/>
                      <w:b/>
                      <w:bCs/>
                      <w:kern w:val="0"/>
                      <w:sz w:val="15"/>
                      <w:szCs w:val="15"/>
                    </w:rPr>
                  </w:rPrChange>
                </w:rPr>
                <w:delText>数据块</w:delText>
              </w:r>
            </w:del>
          </w:p>
        </w:tc>
        <w:tc>
          <w:tcPr>
            <w:tcW w:w="0" w:type="auto"/>
            <w:tcBorders>
              <w:top w:val="single" w:sz="12" w:space="0" w:color="auto"/>
              <w:bottom w:val="single" w:sz="8" w:space="0" w:color="auto"/>
            </w:tcBorders>
            <w:tcPrChange w:id="771" w:author="刘军涛" w:date="2021-12-22T16:43:00Z">
              <w:tcPr>
                <w:tcW w:w="1007" w:type="dxa"/>
                <w:tcBorders>
                  <w:top w:val="single" w:sz="12" w:space="0" w:color="auto"/>
                  <w:bottom w:val="single" w:sz="8" w:space="0" w:color="auto"/>
                </w:tcBorders>
              </w:tcPr>
            </w:tcPrChange>
          </w:tcPr>
          <w:p w14:paraId="2CA830BD" w14:textId="762730C2" w:rsidR="009A72A6" w:rsidRPr="00EC6609" w:rsidDel="003064FC" w:rsidRDefault="009A72A6" w:rsidP="00885C28">
            <w:pPr>
              <w:widowControl/>
              <w:spacing w:line="270" w:lineRule="atLeast"/>
              <w:jc w:val="left"/>
              <w:rPr>
                <w:del w:id="772" w:author="田 恒" w:date="2021-12-23T22:20:00Z"/>
                <w:rFonts w:eastAsia="黑体" w:cs="Times New Roman"/>
                <w:b/>
                <w:bCs/>
                <w:kern w:val="0"/>
                <w:sz w:val="15"/>
                <w:szCs w:val="15"/>
                <w:rPrChange w:id="773" w:author="刘军涛" w:date="2021-12-22T16:41:00Z">
                  <w:rPr>
                    <w:del w:id="774" w:author="田 恒" w:date="2021-12-23T22:20:00Z"/>
                    <w:rFonts w:ascii="黑体" w:eastAsia="黑体" w:hAnsi="黑体" w:cs="宋体"/>
                    <w:b/>
                    <w:bCs/>
                    <w:kern w:val="0"/>
                    <w:sz w:val="15"/>
                    <w:szCs w:val="15"/>
                  </w:rPr>
                </w:rPrChange>
              </w:rPr>
            </w:pPr>
            <w:del w:id="775" w:author="田 恒" w:date="2021-12-23T22:20:00Z">
              <w:r w:rsidRPr="00EC6609" w:rsidDel="003064FC">
                <w:rPr>
                  <w:rFonts w:eastAsia="黑体" w:cs="Times New Roman" w:hint="eastAsia"/>
                  <w:b/>
                  <w:bCs/>
                  <w:kern w:val="0"/>
                  <w:sz w:val="15"/>
                  <w:szCs w:val="15"/>
                  <w:rPrChange w:id="776" w:author="刘军涛" w:date="2021-12-22T16:41:00Z">
                    <w:rPr>
                      <w:rFonts w:ascii="黑体" w:eastAsia="黑体" w:hAnsi="黑体" w:cs="宋体" w:hint="eastAsia"/>
                      <w:b/>
                      <w:bCs/>
                      <w:kern w:val="0"/>
                      <w:sz w:val="15"/>
                      <w:szCs w:val="15"/>
                    </w:rPr>
                  </w:rPrChange>
                </w:rPr>
                <w:delText>第</w:delText>
              </w:r>
              <w:r w:rsidRPr="00EC6609" w:rsidDel="003064FC">
                <w:rPr>
                  <w:rFonts w:eastAsia="黑体" w:cs="Times New Roman"/>
                  <w:b/>
                  <w:bCs/>
                  <w:kern w:val="0"/>
                  <w:sz w:val="15"/>
                  <w:szCs w:val="15"/>
                  <w:rPrChange w:id="777" w:author="刘军涛" w:date="2021-12-22T16:41:00Z">
                    <w:rPr>
                      <w:rFonts w:ascii="黑体" w:eastAsia="黑体" w:hAnsi="黑体" w:cs="宋体"/>
                      <w:b/>
                      <w:bCs/>
                      <w:kern w:val="0"/>
                      <w:sz w:val="15"/>
                      <w:szCs w:val="15"/>
                    </w:rPr>
                  </w:rPrChange>
                </w:rPr>
                <w:delText>1</w:delText>
              </w:r>
              <w:r w:rsidRPr="00EC6609" w:rsidDel="003064FC">
                <w:rPr>
                  <w:rFonts w:eastAsia="黑体" w:cs="Times New Roman" w:hint="eastAsia"/>
                  <w:b/>
                  <w:bCs/>
                  <w:kern w:val="0"/>
                  <w:sz w:val="15"/>
                  <w:szCs w:val="15"/>
                  <w:rPrChange w:id="778" w:author="刘军涛" w:date="2021-12-22T16:41:00Z">
                    <w:rPr>
                      <w:rFonts w:ascii="黑体" w:eastAsia="黑体" w:hAnsi="黑体" w:cs="宋体" w:hint="eastAsia"/>
                      <w:b/>
                      <w:bCs/>
                      <w:kern w:val="0"/>
                      <w:sz w:val="15"/>
                      <w:szCs w:val="15"/>
                    </w:rPr>
                  </w:rPrChange>
                </w:rPr>
                <w:delText>次标定</w:delText>
              </w:r>
            </w:del>
          </w:p>
        </w:tc>
        <w:tc>
          <w:tcPr>
            <w:tcW w:w="0" w:type="auto"/>
            <w:tcBorders>
              <w:top w:val="single" w:sz="12" w:space="0" w:color="auto"/>
              <w:bottom w:val="single" w:sz="8" w:space="0" w:color="auto"/>
            </w:tcBorders>
            <w:tcPrChange w:id="779" w:author="刘军涛" w:date="2021-12-22T16:43:00Z">
              <w:tcPr>
                <w:tcW w:w="1007" w:type="dxa"/>
                <w:tcBorders>
                  <w:top w:val="single" w:sz="12" w:space="0" w:color="auto"/>
                  <w:bottom w:val="single" w:sz="8" w:space="0" w:color="auto"/>
                </w:tcBorders>
              </w:tcPr>
            </w:tcPrChange>
          </w:tcPr>
          <w:p w14:paraId="4B627FBA" w14:textId="7155B312" w:rsidR="009A72A6" w:rsidRPr="00EC6609" w:rsidDel="003064FC" w:rsidRDefault="009A72A6" w:rsidP="00885C28">
            <w:pPr>
              <w:widowControl/>
              <w:spacing w:line="270" w:lineRule="atLeast"/>
              <w:jc w:val="left"/>
              <w:rPr>
                <w:del w:id="780" w:author="田 恒" w:date="2021-12-23T22:20:00Z"/>
                <w:rFonts w:eastAsia="黑体" w:cs="Times New Roman"/>
                <w:b/>
                <w:bCs/>
                <w:kern w:val="0"/>
                <w:sz w:val="15"/>
                <w:szCs w:val="15"/>
                <w:rPrChange w:id="781" w:author="刘军涛" w:date="2021-12-22T16:41:00Z">
                  <w:rPr>
                    <w:del w:id="782" w:author="田 恒" w:date="2021-12-23T22:20:00Z"/>
                    <w:rFonts w:ascii="黑体" w:eastAsia="黑体" w:hAnsi="黑体" w:cs="宋体"/>
                    <w:b/>
                    <w:bCs/>
                    <w:kern w:val="0"/>
                    <w:sz w:val="15"/>
                    <w:szCs w:val="15"/>
                  </w:rPr>
                </w:rPrChange>
              </w:rPr>
            </w:pPr>
            <w:del w:id="783" w:author="田 恒" w:date="2021-12-23T22:20:00Z">
              <w:r w:rsidRPr="00EC6609" w:rsidDel="003064FC">
                <w:rPr>
                  <w:rFonts w:eastAsia="黑体" w:cs="Times New Roman" w:hint="eastAsia"/>
                  <w:b/>
                  <w:bCs/>
                  <w:kern w:val="0"/>
                  <w:sz w:val="15"/>
                  <w:szCs w:val="15"/>
                  <w:rPrChange w:id="784" w:author="刘军涛" w:date="2021-12-22T16:41:00Z">
                    <w:rPr>
                      <w:rFonts w:ascii="黑体" w:eastAsia="黑体" w:hAnsi="黑体" w:cs="宋体" w:hint="eastAsia"/>
                      <w:b/>
                      <w:bCs/>
                      <w:kern w:val="0"/>
                      <w:sz w:val="15"/>
                      <w:szCs w:val="15"/>
                    </w:rPr>
                  </w:rPrChange>
                </w:rPr>
                <w:delText>第</w:delText>
              </w:r>
              <w:r w:rsidRPr="00EC6609" w:rsidDel="003064FC">
                <w:rPr>
                  <w:rFonts w:eastAsia="黑体" w:cs="Times New Roman"/>
                  <w:b/>
                  <w:bCs/>
                  <w:kern w:val="0"/>
                  <w:sz w:val="15"/>
                  <w:szCs w:val="15"/>
                  <w:rPrChange w:id="785" w:author="刘军涛" w:date="2021-12-22T16:41:00Z">
                    <w:rPr>
                      <w:rFonts w:ascii="黑体" w:eastAsia="黑体" w:hAnsi="黑体" w:cs="宋体"/>
                      <w:b/>
                      <w:bCs/>
                      <w:kern w:val="0"/>
                      <w:sz w:val="15"/>
                      <w:szCs w:val="15"/>
                    </w:rPr>
                  </w:rPrChange>
                </w:rPr>
                <w:delText>2</w:delText>
              </w:r>
              <w:r w:rsidRPr="00EC6609" w:rsidDel="003064FC">
                <w:rPr>
                  <w:rFonts w:eastAsia="黑体" w:cs="Times New Roman"/>
                  <w:b/>
                  <w:bCs/>
                  <w:kern w:val="0"/>
                  <w:sz w:val="15"/>
                  <w:szCs w:val="15"/>
                  <w:rPrChange w:id="786" w:author="刘军涛" w:date="2021-12-22T16:41:00Z">
                    <w:rPr>
                      <w:rFonts w:ascii="黑体" w:eastAsia="黑体" w:hAnsi="黑体" w:cs="宋体"/>
                      <w:b/>
                      <w:bCs/>
                      <w:kern w:val="0"/>
                      <w:sz w:val="15"/>
                      <w:szCs w:val="15"/>
                    </w:rPr>
                  </w:rPrChange>
                </w:rPr>
                <w:delText>次标定</w:delText>
              </w:r>
            </w:del>
          </w:p>
        </w:tc>
        <w:tc>
          <w:tcPr>
            <w:tcW w:w="0" w:type="auto"/>
            <w:tcBorders>
              <w:top w:val="single" w:sz="12" w:space="0" w:color="auto"/>
              <w:bottom w:val="single" w:sz="8" w:space="0" w:color="auto"/>
            </w:tcBorders>
            <w:tcPrChange w:id="787" w:author="刘军涛" w:date="2021-12-22T16:43:00Z">
              <w:tcPr>
                <w:tcW w:w="1007" w:type="dxa"/>
                <w:tcBorders>
                  <w:top w:val="single" w:sz="12" w:space="0" w:color="auto"/>
                  <w:bottom w:val="single" w:sz="8" w:space="0" w:color="auto"/>
                </w:tcBorders>
              </w:tcPr>
            </w:tcPrChange>
          </w:tcPr>
          <w:p w14:paraId="1CCADDD6" w14:textId="623041CB" w:rsidR="009A72A6" w:rsidRPr="00EC6609" w:rsidDel="003064FC" w:rsidRDefault="009A72A6" w:rsidP="00885C28">
            <w:pPr>
              <w:widowControl/>
              <w:spacing w:line="270" w:lineRule="atLeast"/>
              <w:jc w:val="left"/>
              <w:rPr>
                <w:del w:id="788" w:author="田 恒" w:date="2021-12-23T22:20:00Z"/>
                <w:rFonts w:eastAsia="黑体" w:cs="Times New Roman"/>
                <w:b/>
                <w:bCs/>
                <w:kern w:val="0"/>
                <w:sz w:val="15"/>
                <w:szCs w:val="15"/>
                <w:rPrChange w:id="789" w:author="刘军涛" w:date="2021-12-22T16:41:00Z">
                  <w:rPr>
                    <w:del w:id="790" w:author="田 恒" w:date="2021-12-23T22:20:00Z"/>
                    <w:rFonts w:ascii="黑体" w:eastAsia="黑体" w:hAnsi="黑体" w:cs="宋体"/>
                    <w:b/>
                    <w:bCs/>
                    <w:kern w:val="0"/>
                    <w:sz w:val="15"/>
                    <w:szCs w:val="15"/>
                  </w:rPr>
                </w:rPrChange>
              </w:rPr>
            </w:pPr>
            <w:del w:id="791" w:author="田 恒" w:date="2021-12-23T22:20:00Z">
              <w:r w:rsidRPr="00EC6609" w:rsidDel="003064FC">
                <w:rPr>
                  <w:rFonts w:eastAsia="黑体" w:cs="Times New Roman" w:hint="eastAsia"/>
                  <w:b/>
                  <w:bCs/>
                  <w:kern w:val="0"/>
                  <w:sz w:val="15"/>
                  <w:szCs w:val="15"/>
                  <w:rPrChange w:id="792" w:author="刘军涛" w:date="2021-12-22T16:41:00Z">
                    <w:rPr>
                      <w:rFonts w:ascii="黑体" w:eastAsia="黑体" w:hAnsi="黑体" w:cs="宋体" w:hint="eastAsia"/>
                      <w:b/>
                      <w:bCs/>
                      <w:kern w:val="0"/>
                      <w:sz w:val="15"/>
                      <w:szCs w:val="15"/>
                    </w:rPr>
                  </w:rPrChange>
                </w:rPr>
                <w:delText>第</w:delText>
              </w:r>
              <w:r w:rsidRPr="00EC6609" w:rsidDel="003064FC">
                <w:rPr>
                  <w:rFonts w:eastAsia="黑体" w:cs="Times New Roman"/>
                  <w:b/>
                  <w:bCs/>
                  <w:kern w:val="0"/>
                  <w:sz w:val="15"/>
                  <w:szCs w:val="15"/>
                  <w:rPrChange w:id="793" w:author="刘军涛" w:date="2021-12-22T16:41:00Z">
                    <w:rPr>
                      <w:rFonts w:ascii="黑体" w:eastAsia="黑体" w:hAnsi="黑体" w:cs="宋体"/>
                      <w:b/>
                      <w:bCs/>
                      <w:kern w:val="0"/>
                      <w:sz w:val="15"/>
                      <w:szCs w:val="15"/>
                    </w:rPr>
                  </w:rPrChange>
                </w:rPr>
                <w:delText>3</w:delText>
              </w:r>
              <w:r w:rsidRPr="00EC6609" w:rsidDel="003064FC">
                <w:rPr>
                  <w:rFonts w:eastAsia="黑体" w:cs="Times New Roman"/>
                  <w:b/>
                  <w:bCs/>
                  <w:kern w:val="0"/>
                  <w:sz w:val="15"/>
                  <w:szCs w:val="15"/>
                  <w:rPrChange w:id="794" w:author="刘军涛" w:date="2021-12-22T16:41:00Z">
                    <w:rPr>
                      <w:rFonts w:ascii="黑体" w:eastAsia="黑体" w:hAnsi="黑体" w:cs="宋体"/>
                      <w:b/>
                      <w:bCs/>
                      <w:kern w:val="0"/>
                      <w:sz w:val="15"/>
                      <w:szCs w:val="15"/>
                    </w:rPr>
                  </w:rPrChange>
                </w:rPr>
                <w:delText>次标定</w:delText>
              </w:r>
            </w:del>
          </w:p>
        </w:tc>
        <w:tc>
          <w:tcPr>
            <w:tcW w:w="0" w:type="auto"/>
            <w:tcBorders>
              <w:top w:val="single" w:sz="12" w:space="0" w:color="auto"/>
              <w:bottom w:val="single" w:sz="8" w:space="0" w:color="auto"/>
            </w:tcBorders>
            <w:tcPrChange w:id="795" w:author="刘军涛" w:date="2021-12-22T16:43:00Z">
              <w:tcPr>
                <w:tcW w:w="1007" w:type="dxa"/>
                <w:tcBorders>
                  <w:top w:val="single" w:sz="12" w:space="0" w:color="auto"/>
                  <w:bottom w:val="single" w:sz="8" w:space="0" w:color="auto"/>
                </w:tcBorders>
              </w:tcPr>
            </w:tcPrChange>
          </w:tcPr>
          <w:p w14:paraId="2DAD175C" w14:textId="79AB82BD" w:rsidR="009A72A6" w:rsidRPr="00EC6609" w:rsidDel="003064FC" w:rsidRDefault="009A72A6" w:rsidP="00885C28">
            <w:pPr>
              <w:widowControl/>
              <w:spacing w:line="270" w:lineRule="atLeast"/>
              <w:jc w:val="left"/>
              <w:rPr>
                <w:del w:id="796" w:author="田 恒" w:date="2021-12-23T22:20:00Z"/>
                <w:rFonts w:eastAsia="黑体" w:cs="Times New Roman"/>
                <w:b/>
                <w:bCs/>
                <w:kern w:val="0"/>
                <w:sz w:val="15"/>
                <w:szCs w:val="15"/>
                <w:rPrChange w:id="797" w:author="刘军涛" w:date="2021-12-22T16:41:00Z">
                  <w:rPr>
                    <w:del w:id="798" w:author="田 恒" w:date="2021-12-23T22:20:00Z"/>
                    <w:rFonts w:ascii="黑体" w:eastAsia="黑体" w:hAnsi="黑体" w:cs="宋体"/>
                    <w:b/>
                    <w:bCs/>
                    <w:kern w:val="0"/>
                    <w:sz w:val="15"/>
                    <w:szCs w:val="15"/>
                  </w:rPr>
                </w:rPrChange>
              </w:rPr>
            </w:pPr>
            <w:del w:id="799" w:author="田 恒" w:date="2021-12-23T22:20:00Z">
              <w:r w:rsidRPr="00EC6609" w:rsidDel="003064FC">
                <w:rPr>
                  <w:rFonts w:eastAsia="黑体" w:cs="Times New Roman" w:hint="eastAsia"/>
                  <w:b/>
                  <w:bCs/>
                  <w:kern w:val="0"/>
                  <w:sz w:val="15"/>
                  <w:szCs w:val="15"/>
                  <w:rPrChange w:id="800" w:author="刘军涛" w:date="2021-12-22T16:41:00Z">
                    <w:rPr>
                      <w:rFonts w:ascii="黑体" w:eastAsia="黑体" w:hAnsi="黑体" w:cs="宋体" w:hint="eastAsia"/>
                      <w:b/>
                      <w:bCs/>
                      <w:kern w:val="0"/>
                      <w:sz w:val="15"/>
                      <w:szCs w:val="15"/>
                    </w:rPr>
                  </w:rPrChange>
                </w:rPr>
                <w:delText>第</w:delText>
              </w:r>
              <w:r w:rsidRPr="00EC6609" w:rsidDel="003064FC">
                <w:rPr>
                  <w:rFonts w:eastAsia="黑体" w:cs="Times New Roman"/>
                  <w:b/>
                  <w:bCs/>
                  <w:kern w:val="0"/>
                  <w:sz w:val="15"/>
                  <w:szCs w:val="15"/>
                  <w:rPrChange w:id="801" w:author="刘军涛" w:date="2021-12-22T16:41:00Z">
                    <w:rPr>
                      <w:rFonts w:ascii="黑体" w:eastAsia="黑体" w:hAnsi="黑体" w:cs="宋体"/>
                      <w:b/>
                      <w:bCs/>
                      <w:kern w:val="0"/>
                      <w:sz w:val="15"/>
                      <w:szCs w:val="15"/>
                    </w:rPr>
                  </w:rPrChange>
                </w:rPr>
                <w:delText>4</w:delText>
              </w:r>
              <w:r w:rsidRPr="00EC6609" w:rsidDel="003064FC">
                <w:rPr>
                  <w:rFonts w:eastAsia="黑体" w:cs="Times New Roman"/>
                  <w:b/>
                  <w:bCs/>
                  <w:kern w:val="0"/>
                  <w:sz w:val="15"/>
                  <w:szCs w:val="15"/>
                  <w:rPrChange w:id="802" w:author="刘军涛" w:date="2021-12-22T16:41:00Z">
                    <w:rPr>
                      <w:rFonts w:ascii="黑体" w:eastAsia="黑体" w:hAnsi="黑体" w:cs="宋体"/>
                      <w:b/>
                      <w:bCs/>
                      <w:kern w:val="0"/>
                      <w:sz w:val="15"/>
                      <w:szCs w:val="15"/>
                    </w:rPr>
                  </w:rPrChange>
                </w:rPr>
                <w:delText>次标定</w:delText>
              </w:r>
            </w:del>
          </w:p>
        </w:tc>
        <w:tc>
          <w:tcPr>
            <w:tcW w:w="0" w:type="auto"/>
            <w:tcBorders>
              <w:top w:val="single" w:sz="12" w:space="0" w:color="auto"/>
              <w:bottom w:val="single" w:sz="8" w:space="0" w:color="auto"/>
            </w:tcBorders>
            <w:tcPrChange w:id="803" w:author="刘军涛" w:date="2021-12-22T16:43:00Z">
              <w:tcPr>
                <w:tcW w:w="1007" w:type="dxa"/>
                <w:tcBorders>
                  <w:top w:val="single" w:sz="12" w:space="0" w:color="auto"/>
                  <w:bottom w:val="single" w:sz="8" w:space="0" w:color="auto"/>
                </w:tcBorders>
              </w:tcPr>
            </w:tcPrChange>
          </w:tcPr>
          <w:p w14:paraId="6465FC3C" w14:textId="0ED6B176" w:rsidR="009A72A6" w:rsidRPr="00EC6609" w:rsidDel="003064FC" w:rsidRDefault="009A72A6" w:rsidP="00885C28">
            <w:pPr>
              <w:widowControl/>
              <w:spacing w:line="270" w:lineRule="atLeast"/>
              <w:jc w:val="left"/>
              <w:rPr>
                <w:del w:id="804" w:author="田 恒" w:date="2021-12-23T22:20:00Z"/>
                <w:rFonts w:eastAsia="黑体" w:cs="Times New Roman"/>
                <w:b/>
                <w:bCs/>
                <w:kern w:val="0"/>
                <w:sz w:val="15"/>
                <w:szCs w:val="15"/>
                <w:rPrChange w:id="805" w:author="刘军涛" w:date="2021-12-22T16:41:00Z">
                  <w:rPr>
                    <w:del w:id="806" w:author="田 恒" w:date="2021-12-23T22:20:00Z"/>
                    <w:rFonts w:ascii="黑体" w:eastAsia="黑体" w:hAnsi="黑体" w:cs="宋体"/>
                    <w:b/>
                    <w:bCs/>
                    <w:kern w:val="0"/>
                    <w:sz w:val="15"/>
                    <w:szCs w:val="15"/>
                  </w:rPr>
                </w:rPrChange>
              </w:rPr>
            </w:pPr>
            <w:del w:id="807" w:author="田 恒" w:date="2021-12-23T22:20:00Z">
              <w:r w:rsidRPr="00EC6609" w:rsidDel="003064FC">
                <w:rPr>
                  <w:rFonts w:eastAsia="黑体" w:cs="Times New Roman" w:hint="eastAsia"/>
                  <w:b/>
                  <w:bCs/>
                  <w:kern w:val="0"/>
                  <w:sz w:val="15"/>
                  <w:szCs w:val="15"/>
                  <w:rPrChange w:id="808" w:author="刘军涛" w:date="2021-12-22T16:41:00Z">
                    <w:rPr>
                      <w:rFonts w:ascii="黑体" w:eastAsia="黑体" w:hAnsi="黑体" w:cs="宋体" w:hint="eastAsia"/>
                      <w:b/>
                      <w:bCs/>
                      <w:kern w:val="0"/>
                      <w:sz w:val="15"/>
                      <w:szCs w:val="15"/>
                    </w:rPr>
                  </w:rPrChange>
                </w:rPr>
                <w:delText>第</w:delText>
              </w:r>
              <w:r w:rsidRPr="00EC6609" w:rsidDel="003064FC">
                <w:rPr>
                  <w:rFonts w:eastAsia="黑体" w:cs="Times New Roman"/>
                  <w:b/>
                  <w:bCs/>
                  <w:kern w:val="0"/>
                  <w:sz w:val="15"/>
                  <w:szCs w:val="15"/>
                  <w:rPrChange w:id="809" w:author="刘军涛" w:date="2021-12-22T16:41:00Z">
                    <w:rPr>
                      <w:rFonts w:ascii="黑体" w:eastAsia="黑体" w:hAnsi="黑体" w:cs="宋体"/>
                      <w:b/>
                      <w:bCs/>
                      <w:kern w:val="0"/>
                      <w:sz w:val="15"/>
                      <w:szCs w:val="15"/>
                    </w:rPr>
                  </w:rPrChange>
                </w:rPr>
                <w:delText>5</w:delText>
              </w:r>
              <w:r w:rsidRPr="00EC6609" w:rsidDel="003064FC">
                <w:rPr>
                  <w:rFonts w:eastAsia="黑体" w:cs="Times New Roman"/>
                  <w:b/>
                  <w:bCs/>
                  <w:kern w:val="0"/>
                  <w:sz w:val="15"/>
                  <w:szCs w:val="15"/>
                  <w:rPrChange w:id="810" w:author="刘军涛" w:date="2021-12-22T16:41:00Z">
                    <w:rPr>
                      <w:rFonts w:ascii="黑体" w:eastAsia="黑体" w:hAnsi="黑体" w:cs="宋体"/>
                      <w:b/>
                      <w:bCs/>
                      <w:kern w:val="0"/>
                      <w:sz w:val="15"/>
                      <w:szCs w:val="15"/>
                    </w:rPr>
                  </w:rPrChange>
                </w:rPr>
                <w:delText>次标定</w:delText>
              </w:r>
            </w:del>
          </w:p>
        </w:tc>
        <w:tc>
          <w:tcPr>
            <w:tcW w:w="0" w:type="auto"/>
            <w:tcBorders>
              <w:top w:val="single" w:sz="12" w:space="0" w:color="auto"/>
              <w:bottom w:val="single" w:sz="8" w:space="0" w:color="auto"/>
            </w:tcBorders>
            <w:tcPrChange w:id="811" w:author="刘军涛" w:date="2021-12-22T16:43:00Z">
              <w:tcPr>
                <w:tcW w:w="1007" w:type="dxa"/>
                <w:tcBorders>
                  <w:top w:val="single" w:sz="12" w:space="0" w:color="auto"/>
                  <w:bottom w:val="single" w:sz="8" w:space="0" w:color="auto"/>
                </w:tcBorders>
              </w:tcPr>
            </w:tcPrChange>
          </w:tcPr>
          <w:p w14:paraId="378A8581" w14:textId="5721D74E" w:rsidR="009A72A6" w:rsidRPr="00EC6609" w:rsidDel="003064FC" w:rsidRDefault="009A72A6" w:rsidP="00885C28">
            <w:pPr>
              <w:widowControl/>
              <w:spacing w:line="270" w:lineRule="atLeast"/>
              <w:jc w:val="left"/>
              <w:rPr>
                <w:del w:id="812" w:author="田 恒" w:date="2021-12-23T22:20:00Z"/>
                <w:rFonts w:eastAsia="黑体" w:cs="Times New Roman"/>
                <w:b/>
                <w:bCs/>
                <w:kern w:val="0"/>
                <w:sz w:val="15"/>
                <w:szCs w:val="15"/>
                <w:rPrChange w:id="813" w:author="刘军涛" w:date="2021-12-22T16:41:00Z">
                  <w:rPr>
                    <w:del w:id="814" w:author="田 恒" w:date="2021-12-23T22:20:00Z"/>
                    <w:rFonts w:ascii="黑体" w:eastAsia="黑体" w:hAnsi="黑体" w:cs="宋体"/>
                    <w:b/>
                    <w:bCs/>
                    <w:kern w:val="0"/>
                    <w:sz w:val="15"/>
                    <w:szCs w:val="15"/>
                  </w:rPr>
                </w:rPrChange>
              </w:rPr>
            </w:pPr>
            <w:del w:id="815" w:author="田 恒" w:date="2021-12-23T22:20:00Z">
              <w:r w:rsidRPr="00EC6609" w:rsidDel="003064FC">
                <w:rPr>
                  <w:rFonts w:eastAsia="黑体" w:cs="Times New Roman" w:hint="eastAsia"/>
                  <w:b/>
                  <w:bCs/>
                  <w:kern w:val="0"/>
                  <w:sz w:val="15"/>
                  <w:szCs w:val="15"/>
                  <w:rPrChange w:id="816" w:author="刘军涛" w:date="2021-12-22T16:41:00Z">
                    <w:rPr>
                      <w:rFonts w:ascii="黑体" w:eastAsia="黑体" w:hAnsi="黑体" w:cs="宋体" w:hint="eastAsia"/>
                      <w:b/>
                      <w:bCs/>
                      <w:kern w:val="0"/>
                      <w:sz w:val="15"/>
                      <w:szCs w:val="15"/>
                    </w:rPr>
                  </w:rPrChange>
                </w:rPr>
                <w:delText>第</w:delText>
              </w:r>
              <w:r w:rsidRPr="00EC6609" w:rsidDel="003064FC">
                <w:rPr>
                  <w:rFonts w:eastAsia="黑体" w:cs="Times New Roman"/>
                  <w:b/>
                  <w:bCs/>
                  <w:kern w:val="0"/>
                  <w:sz w:val="15"/>
                  <w:szCs w:val="15"/>
                  <w:rPrChange w:id="817" w:author="刘军涛" w:date="2021-12-22T16:41:00Z">
                    <w:rPr>
                      <w:rFonts w:ascii="黑体" w:eastAsia="黑体" w:hAnsi="黑体" w:cs="宋体"/>
                      <w:b/>
                      <w:bCs/>
                      <w:kern w:val="0"/>
                      <w:sz w:val="15"/>
                      <w:szCs w:val="15"/>
                    </w:rPr>
                  </w:rPrChange>
                </w:rPr>
                <w:delText>6</w:delText>
              </w:r>
              <w:r w:rsidRPr="00EC6609" w:rsidDel="003064FC">
                <w:rPr>
                  <w:rFonts w:eastAsia="黑体" w:cs="Times New Roman"/>
                  <w:b/>
                  <w:bCs/>
                  <w:kern w:val="0"/>
                  <w:sz w:val="15"/>
                  <w:szCs w:val="15"/>
                  <w:rPrChange w:id="818" w:author="刘军涛" w:date="2021-12-22T16:41:00Z">
                    <w:rPr>
                      <w:rFonts w:ascii="黑体" w:eastAsia="黑体" w:hAnsi="黑体" w:cs="宋体"/>
                      <w:b/>
                      <w:bCs/>
                      <w:kern w:val="0"/>
                      <w:sz w:val="15"/>
                      <w:szCs w:val="15"/>
                    </w:rPr>
                  </w:rPrChange>
                </w:rPr>
                <w:delText>次标定</w:delText>
              </w:r>
            </w:del>
          </w:p>
        </w:tc>
        <w:tc>
          <w:tcPr>
            <w:tcW w:w="0" w:type="auto"/>
            <w:tcBorders>
              <w:top w:val="single" w:sz="12" w:space="0" w:color="auto"/>
              <w:bottom w:val="single" w:sz="8" w:space="0" w:color="auto"/>
            </w:tcBorders>
            <w:tcPrChange w:id="819" w:author="刘军涛" w:date="2021-12-22T16:43:00Z">
              <w:tcPr>
                <w:tcW w:w="1007" w:type="dxa"/>
                <w:tcBorders>
                  <w:top w:val="single" w:sz="12" w:space="0" w:color="auto"/>
                  <w:bottom w:val="single" w:sz="8" w:space="0" w:color="auto"/>
                </w:tcBorders>
              </w:tcPr>
            </w:tcPrChange>
          </w:tcPr>
          <w:p w14:paraId="58307B6E" w14:textId="43D65702" w:rsidR="009A72A6" w:rsidRPr="00EC6609" w:rsidDel="003064FC" w:rsidRDefault="009A72A6" w:rsidP="00885C28">
            <w:pPr>
              <w:widowControl/>
              <w:spacing w:line="270" w:lineRule="atLeast"/>
              <w:jc w:val="left"/>
              <w:rPr>
                <w:del w:id="820" w:author="田 恒" w:date="2021-12-23T22:20:00Z"/>
                <w:rFonts w:eastAsia="黑体" w:cs="Times New Roman"/>
                <w:b/>
                <w:bCs/>
                <w:kern w:val="0"/>
                <w:sz w:val="15"/>
                <w:szCs w:val="15"/>
                <w:rPrChange w:id="821" w:author="刘军涛" w:date="2021-12-22T16:41:00Z">
                  <w:rPr>
                    <w:del w:id="822" w:author="田 恒" w:date="2021-12-23T22:20:00Z"/>
                    <w:rFonts w:ascii="黑体" w:eastAsia="黑体" w:hAnsi="黑体" w:cs="宋体"/>
                    <w:b/>
                    <w:bCs/>
                    <w:kern w:val="0"/>
                    <w:sz w:val="15"/>
                    <w:szCs w:val="15"/>
                  </w:rPr>
                </w:rPrChange>
              </w:rPr>
            </w:pPr>
            <w:del w:id="823" w:author="田 恒" w:date="2021-12-23T22:20:00Z">
              <w:r w:rsidRPr="00EC6609" w:rsidDel="003064FC">
                <w:rPr>
                  <w:rFonts w:eastAsia="黑体" w:cs="Times New Roman" w:hint="eastAsia"/>
                  <w:b/>
                  <w:bCs/>
                  <w:kern w:val="0"/>
                  <w:sz w:val="15"/>
                  <w:szCs w:val="15"/>
                  <w:rPrChange w:id="824" w:author="刘军涛" w:date="2021-12-22T16:41:00Z">
                    <w:rPr>
                      <w:rFonts w:ascii="黑体" w:eastAsia="黑体" w:hAnsi="黑体" w:cs="宋体" w:hint="eastAsia"/>
                      <w:b/>
                      <w:bCs/>
                      <w:kern w:val="0"/>
                      <w:sz w:val="15"/>
                      <w:szCs w:val="15"/>
                    </w:rPr>
                  </w:rPrChange>
                </w:rPr>
                <w:delText>第</w:delText>
              </w:r>
              <w:r w:rsidRPr="00EC6609" w:rsidDel="003064FC">
                <w:rPr>
                  <w:rFonts w:eastAsia="黑体" w:cs="Times New Roman"/>
                  <w:b/>
                  <w:bCs/>
                  <w:kern w:val="0"/>
                  <w:sz w:val="15"/>
                  <w:szCs w:val="15"/>
                  <w:rPrChange w:id="825" w:author="刘军涛" w:date="2021-12-22T16:41:00Z">
                    <w:rPr>
                      <w:rFonts w:ascii="黑体" w:eastAsia="黑体" w:hAnsi="黑体" w:cs="宋体"/>
                      <w:b/>
                      <w:bCs/>
                      <w:kern w:val="0"/>
                      <w:sz w:val="15"/>
                      <w:szCs w:val="15"/>
                    </w:rPr>
                  </w:rPrChange>
                </w:rPr>
                <w:delText>7</w:delText>
              </w:r>
              <w:r w:rsidRPr="00EC6609" w:rsidDel="003064FC">
                <w:rPr>
                  <w:rFonts w:eastAsia="黑体" w:cs="Times New Roman"/>
                  <w:b/>
                  <w:bCs/>
                  <w:kern w:val="0"/>
                  <w:sz w:val="15"/>
                  <w:szCs w:val="15"/>
                  <w:rPrChange w:id="826" w:author="刘军涛" w:date="2021-12-22T16:41:00Z">
                    <w:rPr>
                      <w:rFonts w:ascii="黑体" w:eastAsia="黑体" w:hAnsi="黑体" w:cs="宋体"/>
                      <w:b/>
                      <w:bCs/>
                      <w:kern w:val="0"/>
                      <w:sz w:val="15"/>
                      <w:szCs w:val="15"/>
                    </w:rPr>
                  </w:rPrChange>
                </w:rPr>
                <w:delText>次标定</w:delText>
              </w:r>
            </w:del>
          </w:p>
        </w:tc>
      </w:tr>
      <w:tr w:rsidR="009A72A6" w:rsidRPr="00EC6609" w:rsidDel="003064FC" w14:paraId="75693487" w14:textId="40CB415A" w:rsidTr="00620FC6">
        <w:trPr>
          <w:jc w:val="center"/>
          <w:del w:id="827" w:author="田 恒" w:date="2021-12-23T22:20:00Z"/>
        </w:trPr>
        <w:tc>
          <w:tcPr>
            <w:tcW w:w="0" w:type="auto"/>
            <w:tcBorders>
              <w:top w:val="single" w:sz="8" w:space="0" w:color="auto"/>
            </w:tcBorders>
            <w:tcPrChange w:id="828" w:author="刘军涛" w:date="2021-12-22T16:43:00Z">
              <w:tcPr>
                <w:tcW w:w="1007" w:type="dxa"/>
                <w:tcBorders>
                  <w:top w:val="single" w:sz="8" w:space="0" w:color="auto"/>
                </w:tcBorders>
              </w:tcPr>
            </w:tcPrChange>
          </w:tcPr>
          <w:p w14:paraId="1FCF2170" w14:textId="16CD00E7" w:rsidR="009A72A6" w:rsidRPr="00EC6609" w:rsidDel="003064FC" w:rsidRDefault="009A72A6" w:rsidP="00885C28">
            <w:pPr>
              <w:widowControl/>
              <w:spacing w:line="270" w:lineRule="atLeast"/>
              <w:jc w:val="left"/>
              <w:rPr>
                <w:del w:id="829" w:author="田 恒" w:date="2021-12-23T22:20:00Z"/>
                <w:rFonts w:cs="Times New Roman" w:hint="eastAsia"/>
                <w:kern w:val="0"/>
                <w:sz w:val="20"/>
                <w:szCs w:val="20"/>
                <w:rPrChange w:id="830" w:author="刘军涛" w:date="2021-12-22T16:41:00Z">
                  <w:rPr>
                    <w:del w:id="831" w:author="田 恒" w:date="2021-12-23T22:20:00Z"/>
                    <w:rFonts w:ascii="����" w:hAnsi="����" w:cs="宋体" w:hint="eastAsia"/>
                    <w:kern w:val="0"/>
                    <w:sz w:val="20"/>
                    <w:szCs w:val="20"/>
                  </w:rPr>
                </w:rPrChange>
              </w:rPr>
            </w:pPr>
            <w:del w:id="832" w:author="田 恒" w:date="2021-12-23T22:20:00Z">
              <w:r w:rsidRPr="00EC6609" w:rsidDel="003064FC">
                <w:rPr>
                  <w:rFonts w:cs="Times New Roman" w:hint="eastAsia"/>
                  <w:kern w:val="0"/>
                  <w:sz w:val="20"/>
                  <w:szCs w:val="20"/>
                  <w:rPrChange w:id="833" w:author="刘军涛" w:date="2021-12-22T16:41:00Z">
                    <w:rPr>
                      <w:rFonts w:ascii="����" w:hAnsi="����" w:cs="宋体" w:hint="eastAsia"/>
                      <w:kern w:val="0"/>
                      <w:sz w:val="20"/>
                      <w:szCs w:val="20"/>
                    </w:rPr>
                  </w:rPrChange>
                </w:rPr>
                <w:delText>1</w:delText>
              </w:r>
            </w:del>
          </w:p>
        </w:tc>
        <w:tc>
          <w:tcPr>
            <w:tcW w:w="0" w:type="auto"/>
            <w:tcBorders>
              <w:top w:val="single" w:sz="8" w:space="0" w:color="auto"/>
            </w:tcBorders>
            <w:tcPrChange w:id="834" w:author="刘军涛" w:date="2021-12-22T16:43:00Z">
              <w:tcPr>
                <w:tcW w:w="1007" w:type="dxa"/>
                <w:tcBorders>
                  <w:top w:val="single" w:sz="8" w:space="0" w:color="auto"/>
                </w:tcBorders>
              </w:tcPr>
            </w:tcPrChange>
          </w:tcPr>
          <w:p w14:paraId="68427E8E" w14:textId="2B243DFF" w:rsidR="009A72A6" w:rsidRPr="00EC6609" w:rsidDel="003064FC" w:rsidRDefault="009A72A6" w:rsidP="00885C28">
            <w:pPr>
              <w:widowControl/>
              <w:spacing w:line="270" w:lineRule="atLeast"/>
              <w:jc w:val="left"/>
              <w:rPr>
                <w:del w:id="835" w:author="田 恒" w:date="2021-12-23T22:20:00Z"/>
                <w:rFonts w:cs="Times New Roman" w:hint="eastAsia"/>
                <w:kern w:val="0"/>
                <w:sz w:val="20"/>
                <w:szCs w:val="20"/>
                <w:rPrChange w:id="836" w:author="刘军涛" w:date="2021-12-22T16:41:00Z">
                  <w:rPr>
                    <w:del w:id="837" w:author="田 恒" w:date="2021-12-23T22:20:00Z"/>
                    <w:rFonts w:ascii="����" w:hAnsi="����" w:cs="宋体" w:hint="eastAsia"/>
                    <w:kern w:val="0"/>
                    <w:sz w:val="20"/>
                    <w:szCs w:val="20"/>
                  </w:rPr>
                </w:rPrChange>
              </w:rPr>
            </w:pPr>
            <w:del w:id="838" w:author="田 恒" w:date="2021-12-23T22:20:00Z">
              <w:r w:rsidRPr="00EC6609" w:rsidDel="003064FC">
                <w:rPr>
                  <w:rFonts w:cs="Times New Roman" w:hint="eastAsia"/>
                  <w:kern w:val="0"/>
                  <w:sz w:val="20"/>
                  <w:szCs w:val="20"/>
                  <w:rPrChange w:id="839" w:author="刘军涛" w:date="2021-12-22T16:41:00Z">
                    <w:rPr>
                      <w:rFonts w:ascii="����" w:hAnsi="����" w:cs="宋体" w:hint="eastAsia"/>
                      <w:kern w:val="0"/>
                      <w:sz w:val="20"/>
                      <w:szCs w:val="20"/>
                    </w:rPr>
                  </w:rPrChange>
                </w:rPr>
                <w:delText>A</w:delText>
              </w:r>
              <w:r w:rsidRPr="00EC6609" w:rsidDel="003064FC">
                <w:rPr>
                  <w:rFonts w:cs="Times New Roman" w:hint="eastAsia"/>
                  <w:kern w:val="0"/>
                  <w:sz w:val="20"/>
                  <w:szCs w:val="20"/>
                  <w:vertAlign w:val="subscript"/>
                  <w:rPrChange w:id="840" w:author="刘军涛" w:date="2021-12-22T16:41:00Z">
                    <w:rPr>
                      <w:rFonts w:ascii="����" w:hAnsi="����" w:cs="宋体" w:hint="eastAsia"/>
                      <w:kern w:val="0"/>
                      <w:sz w:val="20"/>
                      <w:szCs w:val="20"/>
                      <w:vertAlign w:val="subscript"/>
                    </w:rPr>
                  </w:rPrChange>
                </w:rPr>
                <w:delText>1</w:delText>
              </w:r>
            </w:del>
          </w:p>
        </w:tc>
        <w:tc>
          <w:tcPr>
            <w:tcW w:w="0" w:type="auto"/>
            <w:tcBorders>
              <w:top w:val="single" w:sz="8" w:space="0" w:color="auto"/>
            </w:tcBorders>
            <w:tcPrChange w:id="841" w:author="刘军涛" w:date="2021-12-22T16:43:00Z">
              <w:tcPr>
                <w:tcW w:w="1007" w:type="dxa"/>
                <w:tcBorders>
                  <w:top w:val="single" w:sz="8" w:space="0" w:color="auto"/>
                </w:tcBorders>
              </w:tcPr>
            </w:tcPrChange>
          </w:tcPr>
          <w:p w14:paraId="59FE089E" w14:textId="286B1896" w:rsidR="009A72A6" w:rsidRPr="00EC6609" w:rsidDel="003064FC" w:rsidRDefault="009A72A6" w:rsidP="00885C28">
            <w:pPr>
              <w:widowControl/>
              <w:spacing w:line="270" w:lineRule="atLeast"/>
              <w:jc w:val="left"/>
              <w:rPr>
                <w:del w:id="842" w:author="田 恒" w:date="2021-12-23T22:20:00Z"/>
                <w:rFonts w:cs="Times New Roman" w:hint="eastAsia"/>
                <w:kern w:val="0"/>
                <w:sz w:val="20"/>
                <w:szCs w:val="20"/>
                <w:rPrChange w:id="843" w:author="刘军涛" w:date="2021-12-22T16:41:00Z">
                  <w:rPr>
                    <w:del w:id="844" w:author="田 恒" w:date="2021-12-23T22:20:00Z"/>
                    <w:rFonts w:ascii="����" w:hAnsi="����" w:cs="宋体" w:hint="eastAsia"/>
                    <w:kern w:val="0"/>
                    <w:sz w:val="20"/>
                    <w:szCs w:val="20"/>
                  </w:rPr>
                </w:rPrChange>
              </w:rPr>
            </w:pPr>
          </w:p>
        </w:tc>
        <w:tc>
          <w:tcPr>
            <w:tcW w:w="0" w:type="auto"/>
            <w:tcBorders>
              <w:top w:val="single" w:sz="8" w:space="0" w:color="auto"/>
            </w:tcBorders>
            <w:tcPrChange w:id="845" w:author="刘军涛" w:date="2021-12-22T16:43:00Z">
              <w:tcPr>
                <w:tcW w:w="1007" w:type="dxa"/>
                <w:tcBorders>
                  <w:top w:val="single" w:sz="8" w:space="0" w:color="auto"/>
                </w:tcBorders>
              </w:tcPr>
            </w:tcPrChange>
          </w:tcPr>
          <w:p w14:paraId="019D78FB" w14:textId="2F9AE7C4" w:rsidR="009A72A6" w:rsidRPr="00EC6609" w:rsidDel="003064FC" w:rsidRDefault="009A72A6" w:rsidP="00885C28">
            <w:pPr>
              <w:widowControl/>
              <w:spacing w:line="270" w:lineRule="atLeast"/>
              <w:jc w:val="left"/>
              <w:rPr>
                <w:del w:id="846" w:author="田 恒" w:date="2021-12-23T22:20:00Z"/>
                <w:rFonts w:cs="Times New Roman" w:hint="eastAsia"/>
                <w:kern w:val="0"/>
                <w:sz w:val="20"/>
                <w:szCs w:val="20"/>
                <w:rPrChange w:id="847" w:author="刘军涛" w:date="2021-12-22T16:41:00Z">
                  <w:rPr>
                    <w:del w:id="848" w:author="田 恒" w:date="2021-12-23T22:20:00Z"/>
                    <w:rFonts w:ascii="����" w:hAnsi="����" w:cs="宋体" w:hint="eastAsia"/>
                    <w:kern w:val="0"/>
                    <w:sz w:val="20"/>
                    <w:szCs w:val="20"/>
                  </w:rPr>
                </w:rPrChange>
              </w:rPr>
            </w:pPr>
          </w:p>
        </w:tc>
        <w:tc>
          <w:tcPr>
            <w:tcW w:w="0" w:type="auto"/>
            <w:tcBorders>
              <w:top w:val="single" w:sz="8" w:space="0" w:color="auto"/>
            </w:tcBorders>
            <w:tcPrChange w:id="849" w:author="刘军涛" w:date="2021-12-22T16:43:00Z">
              <w:tcPr>
                <w:tcW w:w="1007" w:type="dxa"/>
                <w:tcBorders>
                  <w:top w:val="single" w:sz="8" w:space="0" w:color="auto"/>
                </w:tcBorders>
              </w:tcPr>
            </w:tcPrChange>
          </w:tcPr>
          <w:p w14:paraId="1136F806" w14:textId="64BA29A9" w:rsidR="009A72A6" w:rsidRPr="00EC6609" w:rsidDel="003064FC" w:rsidRDefault="009A72A6" w:rsidP="00885C28">
            <w:pPr>
              <w:widowControl/>
              <w:spacing w:line="270" w:lineRule="atLeast"/>
              <w:jc w:val="left"/>
              <w:rPr>
                <w:del w:id="850" w:author="田 恒" w:date="2021-12-23T22:20:00Z"/>
                <w:rFonts w:cs="Times New Roman" w:hint="eastAsia"/>
                <w:kern w:val="0"/>
                <w:sz w:val="20"/>
                <w:szCs w:val="20"/>
                <w:rPrChange w:id="851" w:author="刘军涛" w:date="2021-12-22T16:41:00Z">
                  <w:rPr>
                    <w:del w:id="852" w:author="田 恒" w:date="2021-12-23T22:20:00Z"/>
                    <w:rFonts w:ascii="����" w:hAnsi="����" w:cs="宋体" w:hint="eastAsia"/>
                    <w:kern w:val="0"/>
                    <w:sz w:val="20"/>
                    <w:szCs w:val="20"/>
                  </w:rPr>
                </w:rPrChange>
              </w:rPr>
            </w:pPr>
          </w:p>
        </w:tc>
        <w:tc>
          <w:tcPr>
            <w:tcW w:w="0" w:type="auto"/>
            <w:tcBorders>
              <w:top w:val="single" w:sz="8" w:space="0" w:color="auto"/>
            </w:tcBorders>
            <w:tcPrChange w:id="853" w:author="刘军涛" w:date="2021-12-22T16:43:00Z">
              <w:tcPr>
                <w:tcW w:w="1007" w:type="dxa"/>
                <w:tcBorders>
                  <w:top w:val="single" w:sz="8" w:space="0" w:color="auto"/>
                </w:tcBorders>
              </w:tcPr>
            </w:tcPrChange>
          </w:tcPr>
          <w:p w14:paraId="04D5B28F" w14:textId="54DD21F8" w:rsidR="009A72A6" w:rsidRPr="00EC6609" w:rsidDel="003064FC" w:rsidRDefault="009A72A6" w:rsidP="00885C28">
            <w:pPr>
              <w:widowControl/>
              <w:spacing w:line="270" w:lineRule="atLeast"/>
              <w:jc w:val="left"/>
              <w:rPr>
                <w:del w:id="854" w:author="田 恒" w:date="2021-12-23T22:20:00Z"/>
                <w:rFonts w:cs="Times New Roman" w:hint="eastAsia"/>
                <w:kern w:val="0"/>
                <w:sz w:val="20"/>
                <w:szCs w:val="20"/>
                <w:rPrChange w:id="855" w:author="刘军涛" w:date="2021-12-22T16:41:00Z">
                  <w:rPr>
                    <w:del w:id="856" w:author="田 恒" w:date="2021-12-23T22:20:00Z"/>
                    <w:rFonts w:ascii="����" w:hAnsi="����" w:cs="宋体" w:hint="eastAsia"/>
                    <w:kern w:val="0"/>
                    <w:sz w:val="20"/>
                    <w:szCs w:val="20"/>
                  </w:rPr>
                </w:rPrChange>
              </w:rPr>
            </w:pPr>
          </w:p>
        </w:tc>
        <w:tc>
          <w:tcPr>
            <w:tcW w:w="0" w:type="auto"/>
            <w:tcBorders>
              <w:top w:val="single" w:sz="8" w:space="0" w:color="auto"/>
            </w:tcBorders>
            <w:tcPrChange w:id="857" w:author="刘军涛" w:date="2021-12-22T16:43:00Z">
              <w:tcPr>
                <w:tcW w:w="1007" w:type="dxa"/>
                <w:tcBorders>
                  <w:top w:val="single" w:sz="8" w:space="0" w:color="auto"/>
                </w:tcBorders>
              </w:tcPr>
            </w:tcPrChange>
          </w:tcPr>
          <w:p w14:paraId="152FD5A8" w14:textId="426CFE4F" w:rsidR="009A72A6" w:rsidRPr="00EC6609" w:rsidDel="003064FC" w:rsidRDefault="009A72A6" w:rsidP="00885C28">
            <w:pPr>
              <w:widowControl/>
              <w:spacing w:line="270" w:lineRule="atLeast"/>
              <w:jc w:val="left"/>
              <w:rPr>
                <w:del w:id="858" w:author="田 恒" w:date="2021-12-23T22:20:00Z"/>
                <w:rFonts w:cs="Times New Roman" w:hint="eastAsia"/>
                <w:kern w:val="0"/>
                <w:sz w:val="20"/>
                <w:szCs w:val="20"/>
                <w:rPrChange w:id="859" w:author="刘军涛" w:date="2021-12-22T16:41:00Z">
                  <w:rPr>
                    <w:del w:id="860" w:author="田 恒" w:date="2021-12-23T22:20:00Z"/>
                    <w:rFonts w:ascii="����" w:hAnsi="����" w:cs="宋体" w:hint="eastAsia"/>
                    <w:kern w:val="0"/>
                    <w:sz w:val="20"/>
                    <w:szCs w:val="20"/>
                  </w:rPr>
                </w:rPrChange>
              </w:rPr>
            </w:pPr>
          </w:p>
        </w:tc>
        <w:tc>
          <w:tcPr>
            <w:tcW w:w="0" w:type="auto"/>
            <w:tcBorders>
              <w:top w:val="single" w:sz="8" w:space="0" w:color="auto"/>
            </w:tcBorders>
            <w:tcPrChange w:id="861" w:author="刘军涛" w:date="2021-12-22T16:43:00Z">
              <w:tcPr>
                <w:tcW w:w="1007" w:type="dxa"/>
                <w:tcBorders>
                  <w:top w:val="single" w:sz="8" w:space="0" w:color="auto"/>
                </w:tcBorders>
              </w:tcPr>
            </w:tcPrChange>
          </w:tcPr>
          <w:p w14:paraId="6724449D" w14:textId="6A650705" w:rsidR="009A72A6" w:rsidRPr="00EC6609" w:rsidDel="003064FC" w:rsidRDefault="009A72A6" w:rsidP="00885C28">
            <w:pPr>
              <w:widowControl/>
              <w:spacing w:line="270" w:lineRule="atLeast"/>
              <w:jc w:val="left"/>
              <w:rPr>
                <w:del w:id="862" w:author="田 恒" w:date="2021-12-23T22:20:00Z"/>
                <w:rFonts w:cs="Times New Roman" w:hint="eastAsia"/>
                <w:kern w:val="0"/>
                <w:sz w:val="20"/>
                <w:szCs w:val="20"/>
                <w:rPrChange w:id="863" w:author="刘军涛" w:date="2021-12-22T16:41:00Z">
                  <w:rPr>
                    <w:del w:id="864" w:author="田 恒" w:date="2021-12-23T22:20:00Z"/>
                    <w:rFonts w:ascii="����" w:hAnsi="����" w:cs="宋体" w:hint="eastAsia"/>
                    <w:kern w:val="0"/>
                    <w:sz w:val="20"/>
                    <w:szCs w:val="20"/>
                  </w:rPr>
                </w:rPrChange>
              </w:rPr>
            </w:pPr>
          </w:p>
        </w:tc>
      </w:tr>
      <w:tr w:rsidR="009A72A6" w:rsidRPr="00EC6609" w:rsidDel="003064FC" w14:paraId="4CA463DC" w14:textId="1A3DD776" w:rsidTr="00620FC6">
        <w:trPr>
          <w:jc w:val="center"/>
          <w:del w:id="865" w:author="田 恒" w:date="2021-12-23T22:20:00Z"/>
        </w:trPr>
        <w:tc>
          <w:tcPr>
            <w:tcW w:w="0" w:type="auto"/>
            <w:tcPrChange w:id="866" w:author="刘军涛" w:date="2021-12-22T16:43:00Z">
              <w:tcPr>
                <w:tcW w:w="1007" w:type="dxa"/>
              </w:tcPr>
            </w:tcPrChange>
          </w:tcPr>
          <w:p w14:paraId="6011205E" w14:textId="4C14C8E7" w:rsidR="009A72A6" w:rsidRPr="00EC6609" w:rsidDel="003064FC" w:rsidRDefault="009A72A6" w:rsidP="00885C28">
            <w:pPr>
              <w:widowControl/>
              <w:spacing w:line="270" w:lineRule="atLeast"/>
              <w:jc w:val="left"/>
              <w:rPr>
                <w:del w:id="867" w:author="田 恒" w:date="2021-12-23T22:20:00Z"/>
                <w:rFonts w:cs="Times New Roman" w:hint="eastAsia"/>
                <w:kern w:val="0"/>
                <w:sz w:val="20"/>
                <w:szCs w:val="20"/>
                <w:rPrChange w:id="868" w:author="刘军涛" w:date="2021-12-22T16:41:00Z">
                  <w:rPr>
                    <w:del w:id="869" w:author="田 恒" w:date="2021-12-23T22:20:00Z"/>
                    <w:rFonts w:ascii="����" w:hAnsi="����" w:cs="宋体" w:hint="eastAsia"/>
                    <w:kern w:val="0"/>
                    <w:sz w:val="20"/>
                    <w:szCs w:val="20"/>
                  </w:rPr>
                </w:rPrChange>
              </w:rPr>
            </w:pPr>
            <w:del w:id="870" w:author="田 恒" w:date="2021-12-23T22:20:00Z">
              <w:r w:rsidRPr="00EC6609" w:rsidDel="003064FC">
                <w:rPr>
                  <w:rFonts w:cs="Times New Roman" w:hint="eastAsia"/>
                  <w:kern w:val="0"/>
                  <w:sz w:val="20"/>
                  <w:szCs w:val="20"/>
                  <w:rPrChange w:id="871" w:author="刘军涛" w:date="2021-12-22T16:41:00Z">
                    <w:rPr>
                      <w:rFonts w:ascii="����" w:hAnsi="����" w:cs="宋体" w:hint="eastAsia"/>
                      <w:kern w:val="0"/>
                      <w:sz w:val="20"/>
                      <w:szCs w:val="20"/>
                    </w:rPr>
                  </w:rPrChange>
                </w:rPr>
                <w:delText>2</w:delText>
              </w:r>
            </w:del>
          </w:p>
        </w:tc>
        <w:tc>
          <w:tcPr>
            <w:tcW w:w="0" w:type="auto"/>
            <w:tcPrChange w:id="872" w:author="刘军涛" w:date="2021-12-22T16:43:00Z">
              <w:tcPr>
                <w:tcW w:w="1007" w:type="dxa"/>
              </w:tcPr>
            </w:tcPrChange>
          </w:tcPr>
          <w:p w14:paraId="0C13A3C6" w14:textId="6B865DB3" w:rsidR="009A72A6" w:rsidRPr="00EC6609" w:rsidDel="003064FC" w:rsidRDefault="009A72A6" w:rsidP="00885C28">
            <w:pPr>
              <w:widowControl/>
              <w:spacing w:line="270" w:lineRule="atLeast"/>
              <w:jc w:val="left"/>
              <w:rPr>
                <w:del w:id="873" w:author="田 恒" w:date="2021-12-23T22:20:00Z"/>
                <w:rFonts w:cs="Times New Roman" w:hint="eastAsia"/>
                <w:kern w:val="0"/>
                <w:sz w:val="20"/>
                <w:szCs w:val="20"/>
                <w:vertAlign w:val="subscript"/>
                <w:rPrChange w:id="874" w:author="刘军涛" w:date="2021-12-22T16:41:00Z">
                  <w:rPr>
                    <w:del w:id="875" w:author="田 恒" w:date="2021-12-23T22:20:00Z"/>
                    <w:rFonts w:ascii="����" w:hAnsi="����" w:cs="宋体" w:hint="eastAsia"/>
                    <w:kern w:val="0"/>
                    <w:sz w:val="20"/>
                    <w:szCs w:val="20"/>
                    <w:vertAlign w:val="subscript"/>
                  </w:rPr>
                </w:rPrChange>
              </w:rPr>
            </w:pPr>
            <w:del w:id="876" w:author="田 恒" w:date="2021-12-23T22:20:00Z">
              <w:r w:rsidRPr="00EC6609" w:rsidDel="003064FC">
                <w:rPr>
                  <w:rFonts w:cs="Times New Roman" w:hint="eastAsia"/>
                  <w:kern w:val="0"/>
                  <w:sz w:val="20"/>
                  <w:szCs w:val="20"/>
                  <w:rPrChange w:id="877" w:author="刘军涛" w:date="2021-12-22T16:41:00Z">
                    <w:rPr>
                      <w:rFonts w:ascii="����" w:hAnsi="����" w:cs="宋体" w:hint="eastAsia"/>
                      <w:kern w:val="0"/>
                      <w:sz w:val="20"/>
                      <w:szCs w:val="20"/>
                    </w:rPr>
                  </w:rPrChange>
                </w:rPr>
                <w:delText>A</w:delText>
              </w:r>
              <w:r w:rsidRPr="00EC6609" w:rsidDel="003064FC">
                <w:rPr>
                  <w:rFonts w:cs="Times New Roman" w:hint="eastAsia"/>
                  <w:kern w:val="0"/>
                  <w:sz w:val="20"/>
                  <w:szCs w:val="20"/>
                  <w:vertAlign w:val="subscript"/>
                  <w:rPrChange w:id="878" w:author="刘军涛" w:date="2021-12-22T16:41:00Z">
                    <w:rPr>
                      <w:rFonts w:ascii="����" w:hAnsi="����" w:cs="宋体" w:hint="eastAsia"/>
                      <w:kern w:val="0"/>
                      <w:sz w:val="20"/>
                      <w:szCs w:val="20"/>
                      <w:vertAlign w:val="subscript"/>
                    </w:rPr>
                  </w:rPrChange>
                </w:rPr>
                <w:delText>2</w:delText>
              </w:r>
            </w:del>
          </w:p>
        </w:tc>
        <w:tc>
          <w:tcPr>
            <w:tcW w:w="0" w:type="auto"/>
            <w:tcPrChange w:id="879" w:author="刘军涛" w:date="2021-12-22T16:43:00Z">
              <w:tcPr>
                <w:tcW w:w="1007" w:type="dxa"/>
              </w:tcPr>
            </w:tcPrChange>
          </w:tcPr>
          <w:p w14:paraId="687E8C70" w14:textId="1E1E5EA7" w:rsidR="009A72A6" w:rsidRPr="00EC6609" w:rsidDel="003064FC" w:rsidRDefault="009A72A6" w:rsidP="00885C28">
            <w:pPr>
              <w:widowControl/>
              <w:spacing w:line="270" w:lineRule="atLeast"/>
              <w:jc w:val="left"/>
              <w:rPr>
                <w:del w:id="880" w:author="田 恒" w:date="2021-12-23T22:20:00Z"/>
                <w:rFonts w:cs="Times New Roman" w:hint="eastAsia"/>
                <w:kern w:val="0"/>
                <w:sz w:val="20"/>
                <w:szCs w:val="20"/>
                <w:vertAlign w:val="subscript"/>
                <w:rPrChange w:id="881" w:author="刘军涛" w:date="2021-12-22T16:41:00Z">
                  <w:rPr>
                    <w:del w:id="882" w:author="田 恒" w:date="2021-12-23T22:20:00Z"/>
                    <w:rFonts w:ascii="����" w:hAnsi="����" w:cs="宋体" w:hint="eastAsia"/>
                    <w:kern w:val="0"/>
                    <w:sz w:val="20"/>
                    <w:szCs w:val="20"/>
                    <w:vertAlign w:val="subscript"/>
                  </w:rPr>
                </w:rPrChange>
              </w:rPr>
            </w:pPr>
            <w:del w:id="883" w:author="田 恒" w:date="2021-12-23T22:20:00Z">
              <w:r w:rsidRPr="00EC6609" w:rsidDel="003064FC">
                <w:rPr>
                  <w:rFonts w:cs="Times New Roman" w:hint="eastAsia"/>
                  <w:kern w:val="0"/>
                  <w:sz w:val="20"/>
                  <w:szCs w:val="20"/>
                  <w:rPrChange w:id="884" w:author="刘军涛" w:date="2021-12-22T16:41:00Z">
                    <w:rPr>
                      <w:rFonts w:ascii="����" w:hAnsi="����" w:cs="宋体" w:hint="eastAsia"/>
                      <w:kern w:val="0"/>
                      <w:sz w:val="20"/>
                      <w:szCs w:val="20"/>
                    </w:rPr>
                  </w:rPrChange>
                </w:rPr>
                <w:delText>B</w:delText>
              </w:r>
              <w:r w:rsidRPr="00EC6609" w:rsidDel="003064FC">
                <w:rPr>
                  <w:rFonts w:cs="Times New Roman" w:hint="eastAsia"/>
                  <w:kern w:val="0"/>
                  <w:sz w:val="20"/>
                  <w:szCs w:val="20"/>
                  <w:vertAlign w:val="subscript"/>
                  <w:rPrChange w:id="885" w:author="刘军涛" w:date="2021-12-22T16:41:00Z">
                    <w:rPr>
                      <w:rFonts w:ascii="����" w:hAnsi="����" w:cs="宋体" w:hint="eastAsia"/>
                      <w:kern w:val="0"/>
                      <w:sz w:val="20"/>
                      <w:szCs w:val="20"/>
                      <w:vertAlign w:val="subscript"/>
                    </w:rPr>
                  </w:rPrChange>
                </w:rPr>
                <w:delText>1</w:delText>
              </w:r>
            </w:del>
          </w:p>
        </w:tc>
        <w:tc>
          <w:tcPr>
            <w:tcW w:w="0" w:type="auto"/>
            <w:tcPrChange w:id="886" w:author="刘军涛" w:date="2021-12-22T16:43:00Z">
              <w:tcPr>
                <w:tcW w:w="1007" w:type="dxa"/>
              </w:tcPr>
            </w:tcPrChange>
          </w:tcPr>
          <w:p w14:paraId="59DE96A7" w14:textId="0E21E4CB" w:rsidR="009A72A6" w:rsidRPr="00EC6609" w:rsidDel="003064FC" w:rsidRDefault="009A72A6" w:rsidP="00885C28">
            <w:pPr>
              <w:widowControl/>
              <w:spacing w:line="270" w:lineRule="atLeast"/>
              <w:jc w:val="left"/>
              <w:rPr>
                <w:del w:id="887" w:author="田 恒" w:date="2021-12-23T22:20:00Z"/>
                <w:rFonts w:cs="Times New Roman" w:hint="eastAsia"/>
                <w:kern w:val="0"/>
                <w:sz w:val="20"/>
                <w:szCs w:val="20"/>
                <w:rPrChange w:id="888" w:author="刘军涛" w:date="2021-12-22T16:41:00Z">
                  <w:rPr>
                    <w:del w:id="889" w:author="田 恒" w:date="2021-12-23T22:20:00Z"/>
                    <w:rFonts w:ascii="����" w:hAnsi="����" w:cs="宋体" w:hint="eastAsia"/>
                    <w:kern w:val="0"/>
                    <w:sz w:val="20"/>
                    <w:szCs w:val="20"/>
                  </w:rPr>
                </w:rPrChange>
              </w:rPr>
            </w:pPr>
          </w:p>
        </w:tc>
        <w:tc>
          <w:tcPr>
            <w:tcW w:w="0" w:type="auto"/>
            <w:tcPrChange w:id="890" w:author="刘军涛" w:date="2021-12-22T16:43:00Z">
              <w:tcPr>
                <w:tcW w:w="1007" w:type="dxa"/>
              </w:tcPr>
            </w:tcPrChange>
          </w:tcPr>
          <w:p w14:paraId="4B466912" w14:textId="4552F518" w:rsidR="009A72A6" w:rsidRPr="00EC6609" w:rsidDel="003064FC" w:rsidRDefault="009A72A6" w:rsidP="00885C28">
            <w:pPr>
              <w:widowControl/>
              <w:spacing w:line="270" w:lineRule="atLeast"/>
              <w:jc w:val="left"/>
              <w:rPr>
                <w:del w:id="891" w:author="田 恒" w:date="2021-12-23T22:20:00Z"/>
                <w:rFonts w:cs="Times New Roman" w:hint="eastAsia"/>
                <w:kern w:val="0"/>
                <w:sz w:val="20"/>
                <w:szCs w:val="20"/>
                <w:rPrChange w:id="892" w:author="刘军涛" w:date="2021-12-22T16:41:00Z">
                  <w:rPr>
                    <w:del w:id="893" w:author="田 恒" w:date="2021-12-23T22:20:00Z"/>
                    <w:rFonts w:ascii="����" w:hAnsi="����" w:cs="宋体" w:hint="eastAsia"/>
                    <w:kern w:val="0"/>
                    <w:sz w:val="20"/>
                    <w:szCs w:val="20"/>
                  </w:rPr>
                </w:rPrChange>
              </w:rPr>
            </w:pPr>
          </w:p>
        </w:tc>
        <w:tc>
          <w:tcPr>
            <w:tcW w:w="0" w:type="auto"/>
            <w:tcPrChange w:id="894" w:author="刘军涛" w:date="2021-12-22T16:43:00Z">
              <w:tcPr>
                <w:tcW w:w="1007" w:type="dxa"/>
              </w:tcPr>
            </w:tcPrChange>
          </w:tcPr>
          <w:p w14:paraId="6739C0A9" w14:textId="1A918026" w:rsidR="009A72A6" w:rsidRPr="00EC6609" w:rsidDel="003064FC" w:rsidRDefault="009A72A6" w:rsidP="00885C28">
            <w:pPr>
              <w:widowControl/>
              <w:spacing w:line="270" w:lineRule="atLeast"/>
              <w:jc w:val="left"/>
              <w:rPr>
                <w:del w:id="895" w:author="田 恒" w:date="2021-12-23T22:20:00Z"/>
                <w:rFonts w:cs="Times New Roman" w:hint="eastAsia"/>
                <w:kern w:val="0"/>
                <w:sz w:val="20"/>
                <w:szCs w:val="20"/>
                <w:rPrChange w:id="896" w:author="刘军涛" w:date="2021-12-22T16:41:00Z">
                  <w:rPr>
                    <w:del w:id="897" w:author="田 恒" w:date="2021-12-23T22:20:00Z"/>
                    <w:rFonts w:ascii="����" w:hAnsi="����" w:cs="宋体" w:hint="eastAsia"/>
                    <w:kern w:val="0"/>
                    <w:sz w:val="20"/>
                    <w:szCs w:val="20"/>
                  </w:rPr>
                </w:rPrChange>
              </w:rPr>
            </w:pPr>
          </w:p>
        </w:tc>
        <w:tc>
          <w:tcPr>
            <w:tcW w:w="0" w:type="auto"/>
            <w:tcPrChange w:id="898" w:author="刘军涛" w:date="2021-12-22T16:43:00Z">
              <w:tcPr>
                <w:tcW w:w="1007" w:type="dxa"/>
              </w:tcPr>
            </w:tcPrChange>
          </w:tcPr>
          <w:p w14:paraId="2DA10D87" w14:textId="5AEDF0E5" w:rsidR="009A72A6" w:rsidRPr="00EC6609" w:rsidDel="003064FC" w:rsidRDefault="009A72A6" w:rsidP="00885C28">
            <w:pPr>
              <w:widowControl/>
              <w:spacing w:line="270" w:lineRule="atLeast"/>
              <w:jc w:val="left"/>
              <w:rPr>
                <w:del w:id="899" w:author="田 恒" w:date="2021-12-23T22:20:00Z"/>
                <w:rFonts w:cs="Times New Roman" w:hint="eastAsia"/>
                <w:kern w:val="0"/>
                <w:sz w:val="20"/>
                <w:szCs w:val="20"/>
                <w:rPrChange w:id="900" w:author="刘军涛" w:date="2021-12-22T16:41:00Z">
                  <w:rPr>
                    <w:del w:id="901" w:author="田 恒" w:date="2021-12-23T22:20:00Z"/>
                    <w:rFonts w:ascii="����" w:hAnsi="����" w:cs="宋体" w:hint="eastAsia"/>
                    <w:kern w:val="0"/>
                    <w:sz w:val="20"/>
                    <w:szCs w:val="20"/>
                  </w:rPr>
                </w:rPrChange>
              </w:rPr>
            </w:pPr>
          </w:p>
        </w:tc>
        <w:tc>
          <w:tcPr>
            <w:tcW w:w="0" w:type="auto"/>
            <w:tcPrChange w:id="902" w:author="刘军涛" w:date="2021-12-22T16:43:00Z">
              <w:tcPr>
                <w:tcW w:w="1007" w:type="dxa"/>
              </w:tcPr>
            </w:tcPrChange>
          </w:tcPr>
          <w:p w14:paraId="1690D0BB" w14:textId="753F58C8" w:rsidR="009A72A6" w:rsidRPr="00EC6609" w:rsidDel="003064FC" w:rsidRDefault="009A72A6" w:rsidP="00885C28">
            <w:pPr>
              <w:widowControl/>
              <w:spacing w:line="270" w:lineRule="atLeast"/>
              <w:jc w:val="left"/>
              <w:rPr>
                <w:del w:id="903" w:author="田 恒" w:date="2021-12-23T22:20:00Z"/>
                <w:rFonts w:cs="Times New Roman" w:hint="eastAsia"/>
                <w:kern w:val="0"/>
                <w:sz w:val="20"/>
                <w:szCs w:val="20"/>
                <w:rPrChange w:id="904" w:author="刘军涛" w:date="2021-12-22T16:41:00Z">
                  <w:rPr>
                    <w:del w:id="905" w:author="田 恒" w:date="2021-12-23T22:20:00Z"/>
                    <w:rFonts w:ascii="����" w:hAnsi="����" w:cs="宋体" w:hint="eastAsia"/>
                    <w:kern w:val="0"/>
                    <w:sz w:val="20"/>
                    <w:szCs w:val="20"/>
                  </w:rPr>
                </w:rPrChange>
              </w:rPr>
            </w:pPr>
          </w:p>
        </w:tc>
      </w:tr>
      <w:tr w:rsidR="009A72A6" w:rsidRPr="00EC6609" w:rsidDel="003064FC" w14:paraId="2F4478C4" w14:textId="273AA375" w:rsidTr="00620FC6">
        <w:trPr>
          <w:jc w:val="center"/>
          <w:del w:id="906" w:author="田 恒" w:date="2021-12-23T22:20:00Z"/>
        </w:trPr>
        <w:tc>
          <w:tcPr>
            <w:tcW w:w="0" w:type="auto"/>
            <w:tcPrChange w:id="907" w:author="刘军涛" w:date="2021-12-22T16:43:00Z">
              <w:tcPr>
                <w:tcW w:w="1007" w:type="dxa"/>
              </w:tcPr>
            </w:tcPrChange>
          </w:tcPr>
          <w:p w14:paraId="5997C52A" w14:textId="242EDCAD" w:rsidR="009A72A6" w:rsidRPr="00EC6609" w:rsidDel="003064FC" w:rsidRDefault="009A72A6" w:rsidP="00885C28">
            <w:pPr>
              <w:widowControl/>
              <w:spacing w:line="270" w:lineRule="atLeast"/>
              <w:jc w:val="left"/>
              <w:rPr>
                <w:del w:id="908" w:author="田 恒" w:date="2021-12-23T22:20:00Z"/>
                <w:rFonts w:cs="Times New Roman" w:hint="eastAsia"/>
                <w:kern w:val="0"/>
                <w:sz w:val="20"/>
                <w:szCs w:val="20"/>
                <w:rPrChange w:id="909" w:author="刘军涛" w:date="2021-12-22T16:41:00Z">
                  <w:rPr>
                    <w:del w:id="910" w:author="田 恒" w:date="2021-12-23T22:20:00Z"/>
                    <w:rFonts w:ascii="����" w:hAnsi="����" w:cs="宋体" w:hint="eastAsia"/>
                    <w:kern w:val="0"/>
                    <w:sz w:val="20"/>
                    <w:szCs w:val="20"/>
                  </w:rPr>
                </w:rPrChange>
              </w:rPr>
            </w:pPr>
            <w:del w:id="911" w:author="田 恒" w:date="2021-12-23T22:20:00Z">
              <w:r w:rsidRPr="00EC6609" w:rsidDel="003064FC">
                <w:rPr>
                  <w:rFonts w:cs="Times New Roman" w:hint="eastAsia"/>
                  <w:kern w:val="0"/>
                  <w:sz w:val="20"/>
                  <w:szCs w:val="20"/>
                  <w:rPrChange w:id="912" w:author="刘军涛" w:date="2021-12-22T16:41:00Z">
                    <w:rPr>
                      <w:rFonts w:ascii="����" w:hAnsi="����" w:cs="宋体" w:hint="eastAsia"/>
                      <w:kern w:val="0"/>
                      <w:sz w:val="20"/>
                      <w:szCs w:val="20"/>
                    </w:rPr>
                  </w:rPrChange>
                </w:rPr>
                <w:delText>3</w:delText>
              </w:r>
            </w:del>
          </w:p>
        </w:tc>
        <w:tc>
          <w:tcPr>
            <w:tcW w:w="0" w:type="auto"/>
            <w:tcPrChange w:id="913" w:author="刘军涛" w:date="2021-12-22T16:43:00Z">
              <w:tcPr>
                <w:tcW w:w="1007" w:type="dxa"/>
              </w:tcPr>
            </w:tcPrChange>
          </w:tcPr>
          <w:p w14:paraId="2E73B8B9" w14:textId="57B2E764" w:rsidR="009A72A6" w:rsidRPr="00EC6609" w:rsidDel="003064FC" w:rsidRDefault="009A72A6" w:rsidP="00885C28">
            <w:pPr>
              <w:widowControl/>
              <w:spacing w:line="270" w:lineRule="atLeast"/>
              <w:jc w:val="left"/>
              <w:rPr>
                <w:del w:id="914" w:author="田 恒" w:date="2021-12-23T22:20:00Z"/>
                <w:rFonts w:cs="Times New Roman" w:hint="eastAsia"/>
                <w:kern w:val="0"/>
                <w:sz w:val="20"/>
                <w:szCs w:val="20"/>
                <w:vertAlign w:val="subscript"/>
                <w:rPrChange w:id="915" w:author="刘军涛" w:date="2021-12-22T16:41:00Z">
                  <w:rPr>
                    <w:del w:id="916" w:author="田 恒" w:date="2021-12-23T22:20:00Z"/>
                    <w:rFonts w:ascii="����" w:hAnsi="����" w:cs="宋体" w:hint="eastAsia"/>
                    <w:kern w:val="0"/>
                    <w:sz w:val="20"/>
                    <w:szCs w:val="20"/>
                    <w:vertAlign w:val="subscript"/>
                  </w:rPr>
                </w:rPrChange>
              </w:rPr>
            </w:pPr>
            <w:del w:id="917" w:author="田 恒" w:date="2021-12-23T22:20:00Z">
              <w:r w:rsidRPr="00EC6609" w:rsidDel="003064FC">
                <w:rPr>
                  <w:rFonts w:cs="Times New Roman" w:hint="eastAsia"/>
                  <w:kern w:val="0"/>
                  <w:sz w:val="20"/>
                  <w:szCs w:val="20"/>
                  <w:rPrChange w:id="918" w:author="刘军涛" w:date="2021-12-22T16:41:00Z">
                    <w:rPr>
                      <w:rFonts w:ascii="����" w:hAnsi="����" w:cs="宋体" w:hint="eastAsia"/>
                      <w:kern w:val="0"/>
                      <w:sz w:val="20"/>
                      <w:szCs w:val="20"/>
                    </w:rPr>
                  </w:rPrChange>
                </w:rPr>
                <w:delText>A</w:delText>
              </w:r>
              <w:r w:rsidRPr="00EC6609" w:rsidDel="003064FC">
                <w:rPr>
                  <w:rFonts w:cs="Times New Roman" w:hint="eastAsia"/>
                  <w:kern w:val="0"/>
                  <w:sz w:val="20"/>
                  <w:szCs w:val="20"/>
                  <w:vertAlign w:val="subscript"/>
                  <w:rPrChange w:id="919" w:author="刘军涛" w:date="2021-12-22T16:41:00Z">
                    <w:rPr>
                      <w:rFonts w:ascii="����" w:hAnsi="����" w:cs="宋体" w:hint="eastAsia"/>
                      <w:kern w:val="0"/>
                      <w:sz w:val="20"/>
                      <w:szCs w:val="20"/>
                      <w:vertAlign w:val="subscript"/>
                    </w:rPr>
                  </w:rPrChange>
                </w:rPr>
                <w:delText>3</w:delText>
              </w:r>
            </w:del>
          </w:p>
        </w:tc>
        <w:tc>
          <w:tcPr>
            <w:tcW w:w="0" w:type="auto"/>
            <w:tcPrChange w:id="920" w:author="刘军涛" w:date="2021-12-22T16:43:00Z">
              <w:tcPr>
                <w:tcW w:w="1007" w:type="dxa"/>
              </w:tcPr>
            </w:tcPrChange>
          </w:tcPr>
          <w:p w14:paraId="28824A3B" w14:textId="4FB09152" w:rsidR="009A72A6" w:rsidRPr="00EC6609" w:rsidDel="003064FC" w:rsidRDefault="009A72A6" w:rsidP="00885C28">
            <w:pPr>
              <w:widowControl/>
              <w:spacing w:line="270" w:lineRule="atLeast"/>
              <w:jc w:val="left"/>
              <w:rPr>
                <w:del w:id="921" w:author="田 恒" w:date="2021-12-23T22:20:00Z"/>
                <w:rFonts w:cs="Times New Roman" w:hint="eastAsia"/>
                <w:kern w:val="0"/>
                <w:sz w:val="20"/>
                <w:szCs w:val="20"/>
                <w:vertAlign w:val="subscript"/>
                <w:rPrChange w:id="922" w:author="刘军涛" w:date="2021-12-22T16:41:00Z">
                  <w:rPr>
                    <w:del w:id="923" w:author="田 恒" w:date="2021-12-23T22:20:00Z"/>
                    <w:rFonts w:ascii="����" w:hAnsi="����" w:cs="宋体" w:hint="eastAsia"/>
                    <w:kern w:val="0"/>
                    <w:sz w:val="20"/>
                    <w:szCs w:val="20"/>
                    <w:vertAlign w:val="subscript"/>
                  </w:rPr>
                </w:rPrChange>
              </w:rPr>
            </w:pPr>
            <w:del w:id="924" w:author="田 恒" w:date="2021-12-23T22:20:00Z">
              <w:r w:rsidRPr="00EC6609" w:rsidDel="003064FC">
                <w:rPr>
                  <w:rFonts w:cs="Times New Roman" w:hint="eastAsia"/>
                  <w:kern w:val="0"/>
                  <w:sz w:val="20"/>
                  <w:szCs w:val="20"/>
                  <w:rPrChange w:id="925" w:author="刘军涛" w:date="2021-12-22T16:41:00Z">
                    <w:rPr>
                      <w:rFonts w:ascii="����" w:hAnsi="����" w:cs="宋体" w:hint="eastAsia"/>
                      <w:kern w:val="0"/>
                      <w:sz w:val="20"/>
                      <w:szCs w:val="20"/>
                    </w:rPr>
                  </w:rPrChange>
                </w:rPr>
                <w:delText>B</w:delText>
              </w:r>
              <w:r w:rsidRPr="00EC6609" w:rsidDel="003064FC">
                <w:rPr>
                  <w:rFonts w:cs="Times New Roman" w:hint="eastAsia"/>
                  <w:kern w:val="0"/>
                  <w:sz w:val="20"/>
                  <w:szCs w:val="20"/>
                  <w:vertAlign w:val="subscript"/>
                  <w:rPrChange w:id="926" w:author="刘军涛" w:date="2021-12-22T16:41:00Z">
                    <w:rPr>
                      <w:rFonts w:ascii="����" w:hAnsi="����" w:cs="宋体" w:hint="eastAsia"/>
                      <w:kern w:val="0"/>
                      <w:sz w:val="20"/>
                      <w:szCs w:val="20"/>
                      <w:vertAlign w:val="subscript"/>
                    </w:rPr>
                  </w:rPrChange>
                </w:rPr>
                <w:delText>2</w:delText>
              </w:r>
            </w:del>
          </w:p>
        </w:tc>
        <w:tc>
          <w:tcPr>
            <w:tcW w:w="0" w:type="auto"/>
            <w:tcPrChange w:id="927" w:author="刘军涛" w:date="2021-12-22T16:43:00Z">
              <w:tcPr>
                <w:tcW w:w="1007" w:type="dxa"/>
              </w:tcPr>
            </w:tcPrChange>
          </w:tcPr>
          <w:p w14:paraId="296675AD" w14:textId="2BD1C898" w:rsidR="009A72A6" w:rsidRPr="00EC6609" w:rsidDel="003064FC" w:rsidRDefault="009A72A6" w:rsidP="00885C28">
            <w:pPr>
              <w:widowControl/>
              <w:spacing w:line="270" w:lineRule="atLeast"/>
              <w:jc w:val="left"/>
              <w:rPr>
                <w:del w:id="928" w:author="田 恒" w:date="2021-12-23T22:20:00Z"/>
                <w:rFonts w:cs="Times New Roman" w:hint="eastAsia"/>
                <w:kern w:val="0"/>
                <w:sz w:val="20"/>
                <w:szCs w:val="20"/>
                <w:vertAlign w:val="subscript"/>
                <w:rPrChange w:id="929" w:author="刘军涛" w:date="2021-12-22T16:41:00Z">
                  <w:rPr>
                    <w:del w:id="930" w:author="田 恒" w:date="2021-12-23T22:20:00Z"/>
                    <w:rFonts w:ascii="����" w:hAnsi="����" w:cs="宋体" w:hint="eastAsia"/>
                    <w:kern w:val="0"/>
                    <w:sz w:val="20"/>
                    <w:szCs w:val="20"/>
                    <w:vertAlign w:val="subscript"/>
                  </w:rPr>
                </w:rPrChange>
              </w:rPr>
            </w:pPr>
            <w:del w:id="931" w:author="田 恒" w:date="2021-12-23T22:20:00Z">
              <w:r w:rsidRPr="00EC6609" w:rsidDel="003064FC">
                <w:rPr>
                  <w:rFonts w:cs="Times New Roman" w:hint="eastAsia"/>
                  <w:kern w:val="0"/>
                  <w:sz w:val="20"/>
                  <w:szCs w:val="20"/>
                  <w:rPrChange w:id="932" w:author="刘军涛" w:date="2021-12-22T16:41:00Z">
                    <w:rPr>
                      <w:rFonts w:ascii="����" w:hAnsi="����" w:cs="宋体" w:hint="eastAsia"/>
                      <w:kern w:val="0"/>
                      <w:sz w:val="20"/>
                      <w:szCs w:val="20"/>
                    </w:rPr>
                  </w:rPrChange>
                </w:rPr>
                <w:delText>C</w:delText>
              </w:r>
              <w:r w:rsidRPr="00EC6609" w:rsidDel="003064FC">
                <w:rPr>
                  <w:rFonts w:cs="Times New Roman" w:hint="eastAsia"/>
                  <w:kern w:val="0"/>
                  <w:sz w:val="20"/>
                  <w:szCs w:val="20"/>
                  <w:vertAlign w:val="subscript"/>
                  <w:rPrChange w:id="933" w:author="刘军涛" w:date="2021-12-22T16:41:00Z">
                    <w:rPr>
                      <w:rFonts w:ascii="����" w:hAnsi="����" w:cs="宋体" w:hint="eastAsia"/>
                      <w:kern w:val="0"/>
                      <w:sz w:val="20"/>
                      <w:szCs w:val="20"/>
                      <w:vertAlign w:val="subscript"/>
                    </w:rPr>
                  </w:rPrChange>
                </w:rPr>
                <w:delText>1</w:delText>
              </w:r>
            </w:del>
          </w:p>
        </w:tc>
        <w:tc>
          <w:tcPr>
            <w:tcW w:w="0" w:type="auto"/>
            <w:tcPrChange w:id="934" w:author="刘军涛" w:date="2021-12-22T16:43:00Z">
              <w:tcPr>
                <w:tcW w:w="1007" w:type="dxa"/>
              </w:tcPr>
            </w:tcPrChange>
          </w:tcPr>
          <w:p w14:paraId="5ABD492F" w14:textId="2A094756" w:rsidR="009A72A6" w:rsidRPr="00EC6609" w:rsidDel="003064FC" w:rsidRDefault="009A72A6" w:rsidP="00885C28">
            <w:pPr>
              <w:widowControl/>
              <w:spacing w:line="270" w:lineRule="atLeast"/>
              <w:jc w:val="left"/>
              <w:rPr>
                <w:del w:id="935" w:author="田 恒" w:date="2021-12-23T22:20:00Z"/>
                <w:rFonts w:cs="Times New Roman" w:hint="eastAsia"/>
                <w:kern w:val="0"/>
                <w:sz w:val="20"/>
                <w:szCs w:val="20"/>
                <w:rPrChange w:id="936" w:author="刘军涛" w:date="2021-12-22T16:41:00Z">
                  <w:rPr>
                    <w:del w:id="937" w:author="田 恒" w:date="2021-12-23T22:20:00Z"/>
                    <w:rFonts w:ascii="����" w:hAnsi="����" w:cs="宋体" w:hint="eastAsia"/>
                    <w:kern w:val="0"/>
                    <w:sz w:val="20"/>
                    <w:szCs w:val="20"/>
                  </w:rPr>
                </w:rPrChange>
              </w:rPr>
            </w:pPr>
          </w:p>
        </w:tc>
        <w:tc>
          <w:tcPr>
            <w:tcW w:w="0" w:type="auto"/>
            <w:tcPrChange w:id="938" w:author="刘军涛" w:date="2021-12-22T16:43:00Z">
              <w:tcPr>
                <w:tcW w:w="1007" w:type="dxa"/>
              </w:tcPr>
            </w:tcPrChange>
          </w:tcPr>
          <w:p w14:paraId="2AAD7A06" w14:textId="41027919" w:rsidR="009A72A6" w:rsidRPr="00EC6609" w:rsidDel="003064FC" w:rsidRDefault="009A72A6" w:rsidP="00885C28">
            <w:pPr>
              <w:widowControl/>
              <w:spacing w:line="270" w:lineRule="atLeast"/>
              <w:jc w:val="left"/>
              <w:rPr>
                <w:del w:id="939" w:author="田 恒" w:date="2021-12-23T22:20:00Z"/>
                <w:rFonts w:cs="Times New Roman" w:hint="eastAsia"/>
                <w:kern w:val="0"/>
                <w:sz w:val="20"/>
                <w:szCs w:val="20"/>
                <w:rPrChange w:id="940" w:author="刘军涛" w:date="2021-12-22T16:41:00Z">
                  <w:rPr>
                    <w:del w:id="941" w:author="田 恒" w:date="2021-12-23T22:20:00Z"/>
                    <w:rFonts w:ascii="����" w:hAnsi="����" w:cs="宋体" w:hint="eastAsia"/>
                    <w:kern w:val="0"/>
                    <w:sz w:val="20"/>
                    <w:szCs w:val="20"/>
                  </w:rPr>
                </w:rPrChange>
              </w:rPr>
            </w:pPr>
          </w:p>
        </w:tc>
        <w:tc>
          <w:tcPr>
            <w:tcW w:w="0" w:type="auto"/>
            <w:tcPrChange w:id="942" w:author="刘军涛" w:date="2021-12-22T16:43:00Z">
              <w:tcPr>
                <w:tcW w:w="1007" w:type="dxa"/>
              </w:tcPr>
            </w:tcPrChange>
          </w:tcPr>
          <w:p w14:paraId="5C2F0BE0" w14:textId="16EC792B" w:rsidR="009A72A6" w:rsidRPr="00EC6609" w:rsidDel="003064FC" w:rsidRDefault="009A72A6" w:rsidP="00885C28">
            <w:pPr>
              <w:widowControl/>
              <w:spacing w:line="270" w:lineRule="atLeast"/>
              <w:jc w:val="left"/>
              <w:rPr>
                <w:del w:id="943" w:author="田 恒" w:date="2021-12-23T22:20:00Z"/>
                <w:rFonts w:cs="Times New Roman" w:hint="eastAsia"/>
                <w:kern w:val="0"/>
                <w:sz w:val="20"/>
                <w:szCs w:val="20"/>
                <w:rPrChange w:id="944" w:author="刘军涛" w:date="2021-12-22T16:41:00Z">
                  <w:rPr>
                    <w:del w:id="945" w:author="田 恒" w:date="2021-12-23T22:20:00Z"/>
                    <w:rFonts w:ascii="����" w:hAnsi="����" w:cs="宋体" w:hint="eastAsia"/>
                    <w:kern w:val="0"/>
                    <w:sz w:val="20"/>
                    <w:szCs w:val="20"/>
                  </w:rPr>
                </w:rPrChange>
              </w:rPr>
            </w:pPr>
          </w:p>
        </w:tc>
        <w:tc>
          <w:tcPr>
            <w:tcW w:w="0" w:type="auto"/>
            <w:tcPrChange w:id="946" w:author="刘军涛" w:date="2021-12-22T16:43:00Z">
              <w:tcPr>
                <w:tcW w:w="1007" w:type="dxa"/>
              </w:tcPr>
            </w:tcPrChange>
          </w:tcPr>
          <w:p w14:paraId="13E76619" w14:textId="08F12C3C" w:rsidR="009A72A6" w:rsidRPr="00EC6609" w:rsidDel="003064FC" w:rsidRDefault="009A72A6" w:rsidP="00885C28">
            <w:pPr>
              <w:widowControl/>
              <w:spacing w:line="270" w:lineRule="atLeast"/>
              <w:jc w:val="left"/>
              <w:rPr>
                <w:del w:id="947" w:author="田 恒" w:date="2021-12-23T22:20:00Z"/>
                <w:rFonts w:cs="Times New Roman" w:hint="eastAsia"/>
                <w:kern w:val="0"/>
                <w:sz w:val="20"/>
                <w:szCs w:val="20"/>
                <w:rPrChange w:id="948" w:author="刘军涛" w:date="2021-12-22T16:41:00Z">
                  <w:rPr>
                    <w:del w:id="949" w:author="田 恒" w:date="2021-12-23T22:20:00Z"/>
                    <w:rFonts w:ascii="����" w:hAnsi="����" w:cs="宋体" w:hint="eastAsia"/>
                    <w:kern w:val="0"/>
                    <w:sz w:val="20"/>
                    <w:szCs w:val="20"/>
                  </w:rPr>
                </w:rPrChange>
              </w:rPr>
            </w:pPr>
          </w:p>
        </w:tc>
      </w:tr>
      <w:tr w:rsidR="009A72A6" w:rsidRPr="00EC6609" w:rsidDel="003064FC" w14:paraId="697AF41E" w14:textId="743506C5" w:rsidTr="00620FC6">
        <w:trPr>
          <w:jc w:val="center"/>
          <w:del w:id="950" w:author="田 恒" w:date="2021-12-23T22:20:00Z"/>
        </w:trPr>
        <w:tc>
          <w:tcPr>
            <w:tcW w:w="0" w:type="auto"/>
            <w:tcPrChange w:id="951" w:author="刘军涛" w:date="2021-12-22T16:43:00Z">
              <w:tcPr>
                <w:tcW w:w="1007" w:type="dxa"/>
              </w:tcPr>
            </w:tcPrChange>
          </w:tcPr>
          <w:p w14:paraId="70D9CD11" w14:textId="2C051729" w:rsidR="009A72A6" w:rsidRPr="00EC6609" w:rsidDel="003064FC" w:rsidRDefault="009A72A6" w:rsidP="00885C28">
            <w:pPr>
              <w:widowControl/>
              <w:spacing w:line="270" w:lineRule="atLeast"/>
              <w:jc w:val="left"/>
              <w:rPr>
                <w:del w:id="952" w:author="田 恒" w:date="2021-12-23T22:20:00Z"/>
                <w:rFonts w:cs="Times New Roman" w:hint="eastAsia"/>
                <w:kern w:val="0"/>
                <w:sz w:val="20"/>
                <w:szCs w:val="20"/>
                <w:rPrChange w:id="953" w:author="刘军涛" w:date="2021-12-22T16:41:00Z">
                  <w:rPr>
                    <w:del w:id="954" w:author="田 恒" w:date="2021-12-23T22:20:00Z"/>
                    <w:rFonts w:ascii="����" w:hAnsi="����" w:cs="宋体" w:hint="eastAsia"/>
                    <w:kern w:val="0"/>
                    <w:sz w:val="20"/>
                    <w:szCs w:val="20"/>
                  </w:rPr>
                </w:rPrChange>
              </w:rPr>
            </w:pPr>
            <w:del w:id="955" w:author="田 恒" w:date="2021-12-23T22:20:00Z">
              <w:r w:rsidRPr="00EC6609" w:rsidDel="003064FC">
                <w:rPr>
                  <w:rFonts w:cs="Times New Roman" w:hint="eastAsia"/>
                  <w:kern w:val="0"/>
                  <w:sz w:val="20"/>
                  <w:szCs w:val="20"/>
                  <w:rPrChange w:id="956" w:author="刘军涛" w:date="2021-12-22T16:41:00Z">
                    <w:rPr>
                      <w:rFonts w:ascii="����" w:hAnsi="����" w:cs="宋体" w:hint="eastAsia"/>
                      <w:kern w:val="0"/>
                      <w:sz w:val="20"/>
                      <w:szCs w:val="20"/>
                    </w:rPr>
                  </w:rPrChange>
                </w:rPr>
                <w:delText>4</w:delText>
              </w:r>
            </w:del>
          </w:p>
        </w:tc>
        <w:tc>
          <w:tcPr>
            <w:tcW w:w="0" w:type="auto"/>
            <w:tcPrChange w:id="957" w:author="刘军涛" w:date="2021-12-22T16:43:00Z">
              <w:tcPr>
                <w:tcW w:w="1007" w:type="dxa"/>
              </w:tcPr>
            </w:tcPrChange>
          </w:tcPr>
          <w:p w14:paraId="6E9D0B85" w14:textId="452D8A11" w:rsidR="009A72A6" w:rsidRPr="00EC6609" w:rsidDel="003064FC" w:rsidRDefault="009A72A6" w:rsidP="00885C28">
            <w:pPr>
              <w:widowControl/>
              <w:spacing w:line="270" w:lineRule="atLeast"/>
              <w:jc w:val="left"/>
              <w:rPr>
                <w:del w:id="958" w:author="田 恒" w:date="2021-12-23T22:20:00Z"/>
                <w:rFonts w:cs="Times New Roman" w:hint="eastAsia"/>
                <w:kern w:val="0"/>
                <w:sz w:val="20"/>
                <w:szCs w:val="20"/>
                <w:vertAlign w:val="subscript"/>
                <w:rPrChange w:id="959" w:author="刘军涛" w:date="2021-12-22T16:41:00Z">
                  <w:rPr>
                    <w:del w:id="960" w:author="田 恒" w:date="2021-12-23T22:20:00Z"/>
                    <w:rFonts w:ascii="����" w:hAnsi="����" w:cs="宋体" w:hint="eastAsia"/>
                    <w:kern w:val="0"/>
                    <w:sz w:val="20"/>
                    <w:szCs w:val="20"/>
                    <w:vertAlign w:val="subscript"/>
                  </w:rPr>
                </w:rPrChange>
              </w:rPr>
            </w:pPr>
            <w:del w:id="961" w:author="田 恒" w:date="2021-12-23T22:20:00Z">
              <w:r w:rsidRPr="00EC6609" w:rsidDel="003064FC">
                <w:rPr>
                  <w:rFonts w:cs="Times New Roman" w:hint="eastAsia"/>
                  <w:kern w:val="0"/>
                  <w:sz w:val="20"/>
                  <w:szCs w:val="20"/>
                  <w:rPrChange w:id="962" w:author="刘军涛" w:date="2021-12-22T16:41:00Z">
                    <w:rPr>
                      <w:rFonts w:ascii="����" w:hAnsi="����" w:cs="宋体" w:hint="eastAsia"/>
                      <w:kern w:val="0"/>
                      <w:sz w:val="20"/>
                      <w:szCs w:val="20"/>
                    </w:rPr>
                  </w:rPrChange>
                </w:rPr>
                <w:delText>A</w:delText>
              </w:r>
              <w:r w:rsidRPr="00EC6609" w:rsidDel="003064FC">
                <w:rPr>
                  <w:rFonts w:cs="Times New Roman" w:hint="eastAsia"/>
                  <w:kern w:val="0"/>
                  <w:sz w:val="20"/>
                  <w:szCs w:val="20"/>
                  <w:vertAlign w:val="subscript"/>
                  <w:rPrChange w:id="963" w:author="刘军涛" w:date="2021-12-22T16:41:00Z">
                    <w:rPr>
                      <w:rFonts w:ascii="����" w:hAnsi="����" w:cs="宋体" w:hint="eastAsia"/>
                      <w:kern w:val="0"/>
                      <w:sz w:val="20"/>
                      <w:szCs w:val="20"/>
                      <w:vertAlign w:val="subscript"/>
                    </w:rPr>
                  </w:rPrChange>
                </w:rPr>
                <w:delText>4</w:delText>
              </w:r>
            </w:del>
          </w:p>
        </w:tc>
        <w:tc>
          <w:tcPr>
            <w:tcW w:w="0" w:type="auto"/>
            <w:tcPrChange w:id="964" w:author="刘军涛" w:date="2021-12-22T16:43:00Z">
              <w:tcPr>
                <w:tcW w:w="1007" w:type="dxa"/>
              </w:tcPr>
            </w:tcPrChange>
          </w:tcPr>
          <w:p w14:paraId="19CFE162" w14:textId="5BF13601" w:rsidR="009A72A6" w:rsidRPr="00EC6609" w:rsidDel="003064FC" w:rsidRDefault="009A72A6" w:rsidP="00885C28">
            <w:pPr>
              <w:widowControl/>
              <w:spacing w:line="270" w:lineRule="atLeast"/>
              <w:jc w:val="left"/>
              <w:rPr>
                <w:del w:id="965" w:author="田 恒" w:date="2021-12-23T22:20:00Z"/>
                <w:rFonts w:cs="Times New Roman" w:hint="eastAsia"/>
                <w:kern w:val="0"/>
                <w:sz w:val="20"/>
                <w:szCs w:val="20"/>
                <w:vertAlign w:val="subscript"/>
                <w:rPrChange w:id="966" w:author="刘军涛" w:date="2021-12-22T16:41:00Z">
                  <w:rPr>
                    <w:del w:id="967" w:author="田 恒" w:date="2021-12-23T22:20:00Z"/>
                    <w:rFonts w:ascii="����" w:hAnsi="����" w:cs="宋体" w:hint="eastAsia"/>
                    <w:kern w:val="0"/>
                    <w:sz w:val="20"/>
                    <w:szCs w:val="20"/>
                    <w:vertAlign w:val="subscript"/>
                  </w:rPr>
                </w:rPrChange>
              </w:rPr>
            </w:pPr>
            <w:del w:id="968" w:author="田 恒" w:date="2021-12-23T22:20:00Z">
              <w:r w:rsidRPr="00EC6609" w:rsidDel="003064FC">
                <w:rPr>
                  <w:rFonts w:cs="Times New Roman" w:hint="eastAsia"/>
                  <w:kern w:val="0"/>
                  <w:sz w:val="20"/>
                  <w:szCs w:val="20"/>
                  <w:rPrChange w:id="969" w:author="刘军涛" w:date="2021-12-22T16:41:00Z">
                    <w:rPr>
                      <w:rFonts w:ascii="����" w:hAnsi="����" w:cs="宋体" w:hint="eastAsia"/>
                      <w:kern w:val="0"/>
                      <w:sz w:val="20"/>
                      <w:szCs w:val="20"/>
                    </w:rPr>
                  </w:rPrChange>
                </w:rPr>
                <w:delText>B</w:delText>
              </w:r>
              <w:r w:rsidRPr="00EC6609" w:rsidDel="003064FC">
                <w:rPr>
                  <w:rFonts w:cs="Times New Roman" w:hint="eastAsia"/>
                  <w:kern w:val="0"/>
                  <w:sz w:val="20"/>
                  <w:szCs w:val="20"/>
                  <w:vertAlign w:val="subscript"/>
                  <w:rPrChange w:id="970" w:author="刘军涛" w:date="2021-12-22T16:41:00Z">
                    <w:rPr>
                      <w:rFonts w:ascii="����" w:hAnsi="����" w:cs="宋体" w:hint="eastAsia"/>
                      <w:kern w:val="0"/>
                      <w:sz w:val="20"/>
                      <w:szCs w:val="20"/>
                      <w:vertAlign w:val="subscript"/>
                    </w:rPr>
                  </w:rPrChange>
                </w:rPr>
                <w:delText>3</w:delText>
              </w:r>
            </w:del>
          </w:p>
        </w:tc>
        <w:tc>
          <w:tcPr>
            <w:tcW w:w="0" w:type="auto"/>
            <w:tcPrChange w:id="971" w:author="刘军涛" w:date="2021-12-22T16:43:00Z">
              <w:tcPr>
                <w:tcW w:w="1007" w:type="dxa"/>
              </w:tcPr>
            </w:tcPrChange>
          </w:tcPr>
          <w:p w14:paraId="57062E03" w14:textId="3794A41C" w:rsidR="009A72A6" w:rsidRPr="00EC6609" w:rsidDel="003064FC" w:rsidRDefault="009A72A6" w:rsidP="00885C28">
            <w:pPr>
              <w:widowControl/>
              <w:spacing w:line="270" w:lineRule="atLeast"/>
              <w:jc w:val="left"/>
              <w:rPr>
                <w:del w:id="972" w:author="田 恒" w:date="2021-12-23T22:20:00Z"/>
                <w:rFonts w:cs="Times New Roman" w:hint="eastAsia"/>
                <w:kern w:val="0"/>
                <w:sz w:val="20"/>
                <w:szCs w:val="20"/>
                <w:vertAlign w:val="subscript"/>
                <w:rPrChange w:id="973" w:author="刘军涛" w:date="2021-12-22T16:41:00Z">
                  <w:rPr>
                    <w:del w:id="974" w:author="田 恒" w:date="2021-12-23T22:20:00Z"/>
                    <w:rFonts w:ascii="����" w:hAnsi="����" w:cs="宋体" w:hint="eastAsia"/>
                    <w:kern w:val="0"/>
                    <w:sz w:val="20"/>
                    <w:szCs w:val="20"/>
                    <w:vertAlign w:val="subscript"/>
                  </w:rPr>
                </w:rPrChange>
              </w:rPr>
            </w:pPr>
            <w:del w:id="975" w:author="田 恒" w:date="2021-12-23T22:20:00Z">
              <w:r w:rsidRPr="00EC6609" w:rsidDel="003064FC">
                <w:rPr>
                  <w:rFonts w:cs="Times New Roman" w:hint="eastAsia"/>
                  <w:kern w:val="0"/>
                  <w:sz w:val="20"/>
                  <w:szCs w:val="20"/>
                  <w:rPrChange w:id="976" w:author="刘军涛" w:date="2021-12-22T16:41:00Z">
                    <w:rPr>
                      <w:rFonts w:ascii="����" w:hAnsi="����" w:cs="宋体" w:hint="eastAsia"/>
                      <w:kern w:val="0"/>
                      <w:sz w:val="20"/>
                      <w:szCs w:val="20"/>
                    </w:rPr>
                  </w:rPrChange>
                </w:rPr>
                <w:delText>C</w:delText>
              </w:r>
              <w:r w:rsidRPr="00EC6609" w:rsidDel="003064FC">
                <w:rPr>
                  <w:rFonts w:cs="Times New Roman" w:hint="eastAsia"/>
                  <w:kern w:val="0"/>
                  <w:sz w:val="20"/>
                  <w:szCs w:val="20"/>
                  <w:vertAlign w:val="subscript"/>
                  <w:rPrChange w:id="977" w:author="刘军涛" w:date="2021-12-22T16:41:00Z">
                    <w:rPr>
                      <w:rFonts w:ascii="����" w:hAnsi="����" w:cs="宋体" w:hint="eastAsia"/>
                      <w:kern w:val="0"/>
                      <w:sz w:val="20"/>
                      <w:szCs w:val="20"/>
                      <w:vertAlign w:val="subscript"/>
                    </w:rPr>
                  </w:rPrChange>
                </w:rPr>
                <w:delText>2</w:delText>
              </w:r>
            </w:del>
          </w:p>
        </w:tc>
        <w:tc>
          <w:tcPr>
            <w:tcW w:w="0" w:type="auto"/>
            <w:tcPrChange w:id="978" w:author="刘军涛" w:date="2021-12-22T16:43:00Z">
              <w:tcPr>
                <w:tcW w:w="1007" w:type="dxa"/>
              </w:tcPr>
            </w:tcPrChange>
          </w:tcPr>
          <w:p w14:paraId="232018E3" w14:textId="1B716AEA" w:rsidR="009A72A6" w:rsidRPr="00EC6609" w:rsidDel="003064FC" w:rsidRDefault="009A72A6" w:rsidP="00885C28">
            <w:pPr>
              <w:widowControl/>
              <w:spacing w:line="270" w:lineRule="atLeast"/>
              <w:jc w:val="left"/>
              <w:rPr>
                <w:del w:id="979" w:author="田 恒" w:date="2021-12-23T22:20:00Z"/>
                <w:rFonts w:cs="Times New Roman" w:hint="eastAsia"/>
                <w:kern w:val="0"/>
                <w:sz w:val="20"/>
                <w:szCs w:val="20"/>
                <w:vertAlign w:val="subscript"/>
                <w:rPrChange w:id="980" w:author="刘军涛" w:date="2021-12-22T16:41:00Z">
                  <w:rPr>
                    <w:del w:id="981" w:author="田 恒" w:date="2021-12-23T22:20:00Z"/>
                    <w:rFonts w:ascii="����" w:hAnsi="����" w:cs="宋体" w:hint="eastAsia"/>
                    <w:kern w:val="0"/>
                    <w:sz w:val="20"/>
                    <w:szCs w:val="20"/>
                    <w:vertAlign w:val="subscript"/>
                  </w:rPr>
                </w:rPrChange>
              </w:rPr>
            </w:pPr>
            <w:del w:id="982" w:author="田 恒" w:date="2021-12-23T22:20:00Z">
              <w:r w:rsidRPr="00EC6609" w:rsidDel="003064FC">
                <w:rPr>
                  <w:rFonts w:cs="Times New Roman" w:hint="eastAsia"/>
                  <w:kern w:val="0"/>
                  <w:sz w:val="20"/>
                  <w:szCs w:val="20"/>
                  <w:rPrChange w:id="983" w:author="刘军涛" w:date="2021-12-22T16:41:00Z">
                    <w:rPr>
                      <w:rFonts w:ascii="����" w:hAnsi="����" w:cs="宋体" w:hint="eastAsia"/>
                      <w:kern w:val="0"/>
                      <w:sz w:val="20"/>
                      <w:szCs w:val="20"/>
                    </w:rPr>
                  </w:rPrChange>
                </w:rPr>
                <w:delText>D</w:delText>
              </w:r>
              <w:r w:rsidRPr="00EC6609" w:rsidDel="003064FC">
                <w:rPr>
                  <w:rFonts w:cs="Times New Roman" w:hint="eastAsia"/>
                  <w:kern w:val="0"/>
                  <w:sz w:val="20"/>
                  <w:szCs w:val="20"/>
                  <w:vertAlign w:val="subscript"/>
                  <w:rPrChange w:id="984" w:author="刘军涛" w:date="2021-12-22T16:41:00Z">
                    <w:rPr>
                      <w:rFonts w:ascii="����" w:hAnsi="����" w:cs="宋体" w:hint="eastAsia"/>
                      <w:kern w:val="0"/>
                      <w:sz w:val="20"/>
                      <w:szCs w:val="20"/>
                      <w:vertAlign w:val="subscript"/>
                    </w:rPr>
                  </w:rPrChange>
                </w:rPr>
                <w:delText>1</w:delText>
              </w:r>
            </w:del>
          </w:p>
        </w:tc>
        <w:tc>
          <w:tcPr>
            <w:tcW w:w="0" w:type="auto"/>
            <w:tcPrChange w:id="985" w:author="刘军涛" w:date="2021-12-22T16:43:00Z">
              <w:tcPr>
                <w:tcW w:w="1007" w:type="dxa"/>
              </w:tcPr>
            </w:tcPrChange>
          </w:tcPr>
          <w:p w14:paraId="2167703E" w14:textId="691F5C23" w:rsidR="009A72A6" w:rsidRPr="00EC6609" w:rsidDel="003064FC" w:rsidRDefault="009A72A6" w:rsidP="00885C28">
            <w:pPr>
              <w:widowControl/>
              <w:spacing w:line="270" w:lineRule="atLeast"/>
              <w:jc w:val="left"/>
              <w:rPr>
                <w:del w:id="986" w:author="田 恒" w:date="2021-12-23T22:20:00Z"/>
                <w:rFonts w:cs="Times New Roman" w:hint="eastAsia"/>
                <w:kern w:val="0"/>
                <w:sz w:val="20"/>
                <w:szCs w:val="20"/>
                <w:rPrChange w:id="987" w:author="刘军涛" w:date="2021-12-22T16:41:00Z">
                  <w:rPr>
                    <w:del w:id="988" w:author="田 恒" w:date="2021-12-23T22:20:00Z"/>
                    <w:rFonts w:ascii="����" w:hAnsi="����" w:cs="宋体" w:hint="eastAsia"/>
                    <w:kern w:val="0"/>
                    <w:sz w:val="20"/>
                    <w:szCs w:val="20"/>
                  </w:rPr>
                </w:rPrChange>
              </w:rPr>
            </w:pPr>
          </w:p>
        </w:tc>
        <w:tc>
          <w:tcPr>
            <w:tcW w:w="0" w:type="auto"/>
            <w:tcPrChange w:id="989" w:author="刘军涛" w:date="2021-12-22T16:43:00Z">
              <w:tcPr>
                <w:tcW w:w="1007" w:type="dxa"/>
              </w:tcPr>
            </w:tcPrChange>
          </w:tcPr>
          <w:p w14:paraId="1849C1B5" w14:textId="731E8F57" w:rsidR="009A72A6" w:rsidRPr="00EC6609" w:rsidDel="003064FC" w:rsidRDefault="009A72A6" w:rsidP="00885C28">
            <w:pPr>
              <w:widowControl/>
              <w:spacing w:line="270" w:lineRule="atLeast"/>
              <w:jc w:val="left"/>
              <w:rPr>
                <w:del w:id="990" w:author="田 恒" w:date="2021-12-23T22:20:00Z"/>
                <w:rFonts w:cs="Times New Roman" w:hint="eastAsia"/>
                <w:kern w:val="0"/>
                <w:sz w:val="20"/>
                <w:szCs w:val="20"/>
                <w:rPrChange w:id="991" w:author="刘军涛" w:date="2021-12-22T16:41:00Z">
                  <w:rPr>
                    <w:del w:id="992" w:author="田 恒" w:date="2021-12-23T22:20:00Z"/>
                    <w:rFonts w:ascii="����" w:hAnsi="����" w:cs="宋体" w:hint="eastAsia"/>
                    <w:kern w:val="0"/>
                    <w:sz w:val="20"/>
                    <w:szCs w:val="20"/>
                  </w:rPr>
                </w:rPrChange>
              </w:rPr>
            </w:pPr>
          </w:p>
        </w:tc>
        <w:tc>
          <w:tcPr>
            <w:tcW w:w="0" w:type="auto"/>
            <w:tcPrChange w:id="993" w:author="刘军涛" w:date="2021-12-22T16:43:00Z">
              <w:tcPr>
                <w:tcW w:w="1007" w:type="dxa"/>
              </w:tcPr>
            </w:tcPrChange>
          </w:tcPr>
          <w:p w14:paraId="609905A8" w14:textId="766DFAA2" w:rsidR="009A72A6" w:rsidRPr="00EC6609" w:rsidDel="003064FC" w:rsidRDefault="009A72A6" w:rsidP="00885C28">
            <w:pPr>
              <w:widowControl/>
              <w:spacing w:line="270" w:lineRule="atLeast"/>
              <w:jc w:val="left"/>
              <w:rPr>
                <w:del w:id="994" w:author="田 恒" w:date="2021-12-23T22:20:00Z"/>
                <w:rFonts w:cs="Times New Roman" w:hint="eastAsia"/>
                <w:kern w:val="0"/>
                <w:sz w:val="20"/>
                <w:szCs w:val="20"/>
                <w:rPrChange w:id="995" w:author="刘军涛" w:date="2021-12-22T16:41:00Z">
                  <w:rPr>
                    <w:del w:id="996" w:author="田 恒" w:date="2021-12-23T22:20:00Z"/>
                    <w:rFonts w:ascii="����" w:hAnsi="����" w:cs="宋体" w:hint="eastAsia"/>
                    <w:kern w:val="0"/>
                    <w:sz w:val="20"/>
                    <w:szCs w:val="20"/>
                  </w:rPr>
                </w:rPrChange>
              </w:rPr>
            </w:pPr>
          </w:p>
        </w:tc>
      </w:tr>
      <w:tr w:rsidR="009A72A6" w:rsidRPr="00EC6609" w:rsidDel="003064FC" w14:paraId="42CB43CB" w14:textId="05004B59" w:rsidTr="00620FC6">
        <w:trPr>
          <w:jc w:val="center"/>
          <w:del w:id="997" w:author="田 恒" w:date="2021-12-23T22:20:00Z"/>
        </w:trPr>
        <w:tc>
          <w:tcPr>
            <w:tcW w:w="0" w:type="auto"/>
            <w:tcPrChange w:id="998" w:author="刘军涛" w:date="2021-12-22T16:43:00Z">
              <w:tcPr>
                <w:tcW w:w="1007" w:type="dxa"/>
              </w:tcPr>
            </w:tcPrChange>
          </w:tcPr>
          <w:p w14:paraId="2CF406EE" w14:textId="235C817E" w:rsidR="009A72A6" w:rsidRPr="00EC6609" w:rsidDel="003064FC" w:rsidRDefault="009A72A6" w:rsidP="00885C28">
            <w:pPr>
              <w:widowControl/>
              <w:spacing w:line="270" w:lineRule="atLeast"/>
              <w:jc w:val="left"/>
              <w:rPr>
                <w:del w:id="999" w:author="田 恒" w:date="2021-12-23T22:20:00Z"/>
                <w:rFonts w:cs="Times New Roman" w:hint="eastAsia"/>
                <w:kern w:val="0"/>
                <w:sz w:val="20"/>
                <w:szCs w:val="20"/>
                <w:rPrChange w:id="1000" w:author="刘军涛" w:date="2021-12-22T16:41:00Z">
                  <w:rPr>
                    <w:del w:id="1001" w:author="田 恒" w:date="2021-12-23T22:20:00Z"/>
                    <w:rFonts w:ascii="����" w:hAnsi="����" w:cs="宋体" w:hint="eastAsia"/>
                    <w:kern w:val="0"/>
                    <w:sz w:val="20"/>
                    <w:szCs w:val="20"/>
                  </w:rPr>
                </w:rPrChange>
              </w:rPr>
            </w:pPr>
            <w:del w:id="1002" w:author="田 恒" w:date="2021-12-23T22:20:00Z">
              <w:r w:rsidRPr="00EC6609" w:rsidDel="003064FC">
                <w:rPr>
                  <w:rFonts w:cs="Times New Roman" w:hint="eastAsia"/>
                  <w:kern w:val="0"/>
                  <w:sz w:val="20"/>
                  <w:szCs w:val="20"/>
                  <w:rPrChange w:id="1003" w:author="刘军涛" w:date="2021-12-22T16:41:00Z">
                    <w:rPr>
                      <w:rFonts w:ascii="����" w:hAnsi="����" w:cs="宋体" w:hint="eastAsia"/>
                      <w:kern w:val="0"/>
                      <w:sz w:val="20"/>
                      <w:szCs w:val="20"/>
                    </w:rPr>
                  </w:rPrChange>
                </w:rPr>
                <w:delText>5</w:delText>
              </w:r>
            </w:del>
          </w:p>
        </w:tc>
        <w:tc>
          <w:tcPr>
            <w:tcW w:w="0" w:type="auto"/>
            <w:tcPrChange w:id="1004" w:author="刘军涛" w:date="2021-12-22T16:43:00Z">
              <w:tcPr>
                <w:tcW w:w="1007" w:type="dxa"/>
              </w:tcPr>
            </w:tcPrChange>
          </w:tcPr>
          <w:p w14:paraId="28BA9EBF" w14:textId="0EE3D15E" w:rsidR="009A72A6" w:rsidRPr="00EC6609" w:rsidDel="003064FC" w:rsidRDefault="009A72A6" w:rsidP="00885C28">
            <w:pPr>
              <w:widowControl/>
              <w:spacing w:line="270" w:lineRule="atLeast"/>
              <w:jc w:val="left"/>
              <w:rPr>
                <w:del w:id="1005" w:author="田 恒" w:date="2021-12-23T22:20:00Z"/>
                <w:rFonts w:cs="Times New Roman" w:hint="eastAsia"/>
                <w:kern w:val="0"/>
                <w:sz w:val="20"/>
                <w:szCs w:val="20"/>
                <w:vertAlign w:val="subscript"/>
                <w:rPrChange w:id="1006" w:author="刘军涛" w:date="2021-12-22T16:41:00Z">
                  <w:rPr>
                    <w:del w:id="1007" w:author="田 恒" w:date="2021-12-23T22:20:00Z"/>
                    <w:rFonts w:ascii="����" w:hAnsi="����" w:cs="宋体" w:hint="eastAsia"/>
                    <w:kern w:val="0"/>
                    <w:sz w:val="20"/>
                    <w:szCs w:val="20"/>
                    <w:vertAlign w:val="subscript"/>
                  </w:rPr>
                </w:rPrChange>
              </w:rPr>
            </w:pPr>
            <w:del w:id="1008" w:author="田 恒" w:date="2021-12-23T22:20:00Z">
              <w:r w:rsidRPr="00EC6609" w:rsidDel="003064FC">
                <w:rPr>
                  <w:rFonts w:cs="Times New Roman" w:hint="eastAsia"/>
                  <w:kern w:val="0"/>
                  <w:sz w:val="20"/>
                  <w:szCs w:val="20"/>
                  <w:rPrChange w:id="1009" w:author="刘军涛" w:date="2021-12-22T16:41:00Z">
                    <w:rPr>
                      <w:rFonts w:ascii="����" w:hAnsi="����" w:cs="宋体" w:hint="eastAsia"/>
                      <w:kern w:val="0"/>
                      <w:sz w:val="20"/>
                      <w:szCs w:val="20"/>
                    </w:rPr>
                  </w:rPrChange>
                </w:rPr>
                <w:delText>A</w:delText>
              </w:r>
              <w:r w:rsidRPr="00EC6609" w:rsidDel="003064FC">
                <w:rPr>
                  <w:rFonts w:cs="Times New Roman" w:hint="eastAsia"/>
                  <w:kern w:val="0"/>
                  <w:sz w:val="20"/>
                  <w:szCs w:val="20"/>
                  <w:vertAlign w:val="subscript"/>
                  <w:rPrChange w:id="1010" w:author="刘军涛" w:date="2021-12-22T16:41:00Z">
                    <w:rPr>
                      <w:rFonts w:ascii="����" w:hAnsi="����" w:cs="宋体" w:hint="eastAsia"/>
                      <w:kern w:val="0"/>
                      <w:sz w:val="20"/>
                      <w:szCs w:val="20"/>
                      <w:vertAlign w:val="subscript"/>
                    </w:rPr>
                  </w:rPrChange>
                </w:rPr>
                <w:delText>5</w:delText>
              </w:r>
            </w:del>
          </w:p>
        </w:tc>
        <w:tc>
          <w:tcPr>
            <w:tcW w:w="0" w:type="auto"/>
            <w:tcPrChange w:id="1011" w:author="刘军涛" w:date="2021-12-22T16:43:00Z">
              <w:tcPr>
                <w:tcW w:w="1007" w:type="dxa"/>
              </w:tcPr>
            </w:tcPrChange>
          </w:tcPr>
          <w:p w14:paraId="1A68C767" w14:textId="460ABCA3" w:rsidR="009A72A6" w:rsidRPr="00EC6609" w:rsidDel="003064FC" w:rsidRDefault="009A72A6" w:rsidP="00885C28">
            <w:pPr>
              <w:widowControl/>
              <w:spacing w:line="270" w:lineRule="atLeast"/>
              <w:jc w:val="left"/>
              <w:rPr>
                <w:del w:id="1012" w:author="田 恒" w:date="2021-12-23T22:20:00Z"/>
                <w:rFonts w:cs="Times New Roman" w:hint="eastAsia"/>
                <w:kern w:val="0"/>
                <w:sz w:val="20"/>
                <w:szCs w:val="20"/>
                <w:vertAlign w:val="subscript"/>
                <w:rPrChange w:id="1013" w:author="刘军涛" w:date="2021-12-22T16:41:00Z">
                  <w:rPr>
                    <w:del w:id="1014" w:author="田 恒" w:date="2021-12-23T22:20:00Z"/>
                    <w:rFonts w:ascii="����" w:hAnsi="����" w:cs="宋体" w:hint="eastAsia"/>
                    <w:kern w:val="0"/>
                    <w:sz w:val="20"/>
                    <w:szCs w:val="20"/>
                    <w:vertAlign w:val="subscript"/>
                  </w:rPr>
                </w:rPrChange>
              </w:rPr>
            </w:pPr>
            <w:del w:id="1015" w:author="田 恒" w:date="2021-12-23T22:20:00Z">
              <w:r w:rsidRPr="00EC6609" w:rsidDel="003064FC">
                <w:rPr>
                  <w:rFonts w:cs="Times New Roman" w:hint="eastAsia"/>
                  <w:kern w:val="0"/>
                  <w:sz w:val="20"/>
                  <w:szCs w:val="20"/>
                  <w:rPrChange w:id="1016" w:author="刘军涛" w:date="2021-12-22T16:41:00Z">
                    <w:rPr>
                      <w:rFonts w:ascii="����" w:hAnsi="����" w:cs="宋体" w:hint="eastAsia"/>
                      <w:kern w:val="0"/>
                      <w:sz w:val="20"/>
                      <w:szCs w:val="20"/>
                    </w:rPr>
                  </w:rPrChange>
                </w:rPr>
                <w:delText>B</w:delText>
              </w:r>
              <w:r w:rsidRPr="00EC6609" w:rsidDel="003064FC">
                <w:rPr>
                  <w:rFonts w:cs="Times New Roman" w:hint="eastAsia"/>
                  <w:kern w:val="0"/>
                  <w:sz w:val="20"/>
                  <w:szCs w:val="20"/>
                  <w:vertAlign w:val="subscript"/>
                  <w:rPrChange w:id="1017" w:author="刘军涛" w:date="2021-12-22T16:41:00Z">
                    <w:rPr>
                      <w:rFonts w:ascii="����" w:hAnsi="����" w:cs="宋体" w:hint="eastAsia"/>
                      <w:kern w:val="0"/>
                      <w:sz w:val="20"/>
                      <w:szCs w:val="20"/>
                      <w:vertAlign w:val="subscript"/>
                    </w:rPr>
                  </w:rPrChange>
                </w:rPr>
                <w:delText>4</w:delText>
              </w:r>
            </w:del>
          </w:p>
        </w:tc>
        <w:tc>
          <w:tcPr>
            <w:tcW w:w="0" w:type="auto"/>
            <w:tcPrChange w:id="1018" w:author="刘军涛" w:date="2021-12-22T16:43:00Z">
              <w:tcPr>
                <w:tcW w:w="1007" w:type="dxa"/>
              </w:tcPr>
            </w:tcPrChange>
          </w:tcPr>
          <w:p w14:paraId="40B66EDE" w14:textId="320F4072" w:rsidR="009A72A6" w:rsidRPr="00EC6609" w:rsidDel="003064FC" w:rsidRDefault="009A72A6" w:rsidP="00885C28">
            <w:pPr>
              <w:widowControl/>
              <w:spacing w:line="270" w:lineRule="atLeast"/>
              <w:jc w:val="left"/>
              <w:rPr>
                <w:del w:id="1019" w:author="田 恒" w:date="2021-12-23T22:20:00Z"/>
                <w:rFonts w:cs="Times New Roman" w:hint="eastAsia"/>
                <w:kern w:val="0"/>
                <w:sz w:val="20"/>
                <w:szCs w:val="20"/>
                <w:vertAlign w:val="subscript"/>
                <w:rPrChange w:id="1020" w:author="刘军涛" w:date="2021-12-22T16:41:00Z">
                  <w:rPr>
                    <w:del w:id="1021" w:author="田 恒" w:date="2021-12-23T22:20:00Z"/>
                    <w:rFonts w:ascii="����" w:hAnsi="����" w:cs="宋体" w:hint="eastAsia"/>
                    <w:kern w:val="0"/>
                    <w:sz w:val="20"/>
                    <w:szCs w:val="20"/>
                    <w:vertAlign w:val="subscript"/>
                  </w:rPr>
                </w:rPrChange>
              </w:rPr>
            </w:pPr>
            <w:del w:id="1022" w:author="田 恒" w:date="2021-12-23T22:20:00Z">
              <w:r w:rsidRPr="00EC6609" w:rsidDel="003064FC">
                <w:rPr>
                  <w:rFonts w:cs="Times New Roman" w:hint="eastAsia"/>
                  <w:kern w:val="0"/>
                  <w:sz w:val="20"/>
                  <w:szCs w:val="20"/>
                  <w:rPrChange w:id="1023" w:author="刘军涛" w:date="2021-12-22T16:41:00Z">
                    <w:rPr>
                      <w:rFonts w:ascii="����" w:hAnsi="����" w:cs="宋体" w:hint="eastAsia"/>
                      <w:kern w:val="0"/>
                      <w:sz w:val="20"/>
                      <w:szCs w:val="20"/>
                    </w:rPr>
                  </w:rPrChange>
                </w:rPr>
                <w:delText>C</w:delText>
              </w:r>
              <w:r w:rsidRPr="00EC6609" w:rsidDel="003064FC">
                <w:rPr>
                  <w:rFonts w:cs="Times New Roman" w:hint="eastAsia"/>
                  <w:kern w:val="0"/>
                  <w:sz w:val="20"/>
                  <w:szCs w:val="20"/>
                  <w:vertAlign w:val="subscript"/>
                  <w:rPrChange w:id="1024" w:author="刘军涛" w:date="2021-12-22T16:41:00Z">
                    <w:rPr>
                      <w:rFonts w:ascii="����" w:hAnsi="����" w:cs="宋体" w:hint="eastAsia"/>
                      <w:kern w:val="0"/>
                      <w:sz w:val="20"/>
                      <w:szCs w:val="20"/>
                      <w:vertAlign w:val="subscript"/>
                    </w:rPr>
                  </w:rPrChange>
                </w:rPr>
                <w:delText>3</w:delText>
              </w:r>
            </w:del>
          </w:p>
        </w:tc>
        <w:tc>
          <w:tcPr>
            <w:tcW w:w="0" w:type="auto"/>
            <w:tcPrChange w:id="1025" w:author="刘军涛" w:date="2021-12-22T16:43:00Z">
              <w:tcPr>
                <w:tcW w:w="1007" w:type="dxa"/>
              </w:tcPr>
            </w:tcPrChange>
          </w:tcPr>
          <w:p w14:paraId="31C81A2F" w14:textId="07FE0CBE" w:rsidR="009A72A6" w:rsidRPr="00EC6609" w:rsidDel="003064FC" w:rsidRDefault="009A72A6" w:rsidP="00885C28">
            <w:pPr>
              <w:widowControl/>
              <w:spacing w:line="270" w:lineRule="atLeast"/>
              <w:jc w:val="left"/>
              <w:rPr>
                <w:del w:id="1026" w:author="田 恒" w:date="2021-12-23T22:20:00Z"/>
                <w:rFonts w:cs="Times New Roman" w:hint="eastAsia"/>
                <w:kern w:val="0"/>
                <w:sz w:val="20"/>
                <w:szCs w:val="20"/>
                <w:vertAlign w:val="subscript"/>
                <w:rPrChange w:id="1027" w:author="刘军涛" w:date="2021-12-22T16:41:00Z">
                  <w:rPr>
                    <w:del w:id="1028" w:author="田 恒" w:date="2021-12-23T22:20:00Z"/>
                    <w:rFonts w:ascii="����" w:hAnsi="����" w:cs="宋体" w:hint="eastAsia"/>
                    <w:kern w:val="0"/>
                    <w:sz w:val="20"/>
                    <w:szCs w:val="20"/>
                    <w:vertAlign w:val="subscript"/>
                  </w:rPr>
                </w:rPrChange>
              </w:rPr>
            </w:pPr>
            <w:del w:id="1029" w:author="田 恒" w:date="2021-12-23T22:20:00Z">
              <w:r w:rsidRPr="00EC6609" w:rsidDel="003064FC">
                <w:rPr>
                  <w:rFonts w:cs="Times New Roman" w:hint="eastAsia"/>
                  <w:kern w:val="0"/>
                  <w:sz w:val="20"/>
                  <w:szCs w:val="20"/>
                  <w:rPrChange w:id="1030" w:author="刘军涛" w:date="2021-12-22T16:41:00Z">
                    <w:rPr>
                      <w:rFonts w:ascii="����" w:hAnsi="����" w:cs="宋体" w:hint="eastAsia"/>
                      <w:kern w:val="0"/>
                      <w:sz w:val="20"/>
                      <w:szCs w:val="20"/>
                    </w:rPr>
                  </w:rPrChange>
                </w:rPr>
                <w:delText>D</w:delText>
              </w:r>
              <w:r w:rsidRPr="00EC6609" w:rsidDel="003064FC">
                <w:rPr>
                  <w:rFonts w:cs="Times New Roman" w:hint="eastAsia"/>
                  <w:kern w:val="0"/>
                  <w:sz w:val="20"/>
                  <w:szCs w:val="20"/>
                  <w:vertAlign w:val="subscript"/>
                  <w:rPrChange w:id="1031" w:author="刘军涛" w:date="2021-12-22T16:41:00Z">
                    <w:rPr>
                      <w:rFonts w:ascii="����" w:hAnsi="����" w:cs="宋体" w:hint="eastAsia"/>
                      <w:kern w:val="0"/>
                      <w:sz w:val="20"/>
                      <w:szCs w:val="20"/>
                      <w:vertAlign w:val="subscript"/>
                    </w:rPr>
                  </w:rPrChange>
                </w:rPr>
                <w:delText>2</w:delText>
              </w:r>
            </w:del>
          </w:p>
        </w:tc>
        <w:tc>
          <w:tcPr>
            <w:tcW w:w="0" w:type="auto"/>
            <w:tcPrChange w:id="1032" w:author="刘军涛" w:date="2021-12-22T16:43:00Z">
              <w:tcPr>
                <w:tcW w:w="1007" w:type="dxa"/>
              </w:tcPr>
            </w:tcPrChange>
          </w:tcPr>
          <w:p w14:paraId="64A14740" w14:textId="26AA488B" w:rsidR="009A72A6" w:rsidRPr="00EC6609" w:rsidDel="003064FC" w:rsidRDefault="009A72A6" w:rsidP="00885C28">
            <w:pPr>
              <w:widowControl/>
              <w:spacing w:line="270" w:lineRule="atLeast"/>
              <w:jc w:val="left"/>
              <w:rPr>
                <w:del w:id="1033" w:author="田 恒" w:date="2021-12-23T22:20:00Z"/>
                <w:rFonts w:cs="Times New Roman" w:hint="eastAsia"/>
                <w:kern w:val="0"/>
                <w:sz w:val="20"/>
                <w:szCs w:val="20"/>
                <w:vertAlign w:val="subscript"/>
                <w:rPrChange w:id="1034" w:author="刘军涛" w:date="2021-12-22T16:41:00Z">
                  <w:rPr>
                    <w:del w:id="1035" w:author="田 恒" w:date="2021-12-23T22:20:00Z"/>
                    <w:rFonts w:ascii="����" w:hAnsi="����" w:cs="宋体" w:hint="eastAsia"/>
                    <w:kern w:val="0"/>
                    <w:sz w:val="20"/>
                    <w:szCs w:val="20"/>
                    <w:vertAlign w:val="subscript"/>
                  </w:rPr>
                </w:rPrChange>
              </w:rPr>
            </w:pPr>
            <w:del w:id="1036" w:author="田 恒" w:date="2021-12-23T22:20:00Z">
              <w:r w:rsidRPr="00EC6609" w:rsidDel="003064FC">
                <w:rPr>
                  <w:rFonts w:cs="Times New Roman" w:hint="eastAsia"/>
                  <w:kern w:val="0"/>
                  <w:sz w:val="20"/>
                  <w:szCs w:val="20"/>
                  <w:rPrChange w:id="1037" w:author="刘军涛" w:date="2021-12-22T16:41:00Z">
                    <w:rPr>
                      <w:rFonts w:ascii="����" w:hAnsi="����" w:cs="宋体" w:hint="eastAsia"/>
                      <w:kern w:val="0"/>
                      <w:sz w:val="20"/>
                      <w:szCs w:val="20"/>
                    </w:rPr>
                  </w:rPrChange>
                </w:rPr>
                <w:delText>E</w:delText>
              </w:r>
              <w:r w:rsidRPr="00EC6609" w:rsidDel="003064FC">
                <w:rPr>
                  <w:rFonts w:cs="Times New Roman" w:hint="eastAsia"/>
                  <w:kern w:val="0"/>
                  <w:sz w:val="20"/>
                  <w:szCs w:val="20"/>
                  <w:vertAlign w:val="subscript"/>
                  <w:rPrChange w:id="1038" w:author="刘军涛" w:date="2021-12-22T16:41:00Z">
                    <w:rPr>
                      <w:rFonts w:ascii="����" w:hAnsi="����" w:cs="宋体" w:hint="eastAsia"/>
                      <w:kern w:val="0"/>
                      <w:sz w:val="20"/>
                      <w:szCs w:val="20"/>
                      <w:vertAlign w:val="subscript"/>
                    </w:rPr>
                  </w:rPrChange>
                </w:rPr>
                <w:delText>1</w:delText>
              </w:r>
            </w:del>
          </w:p>
        </w:tc>
        <w:tc>
          <w:tcPr>
            <w:tcW w:w="0" w:type="auto"/>
            <w:tcPrChange w:id="1039" w:author="刘军涛" w:date="2021-12-22T16:43:00Z">
              <w:tcPr>
                <w:tcW w:w="1007" w:type="dxa"/>
              </w:tcPr>
            </w:tcPrChange>
          </w:tcPr>
          <w:p w14:paraId="1A375BB6" w14:textId="6DADB643" w:rsidR="009A72A6" w:rsidRPr="00EC6609" w:rsidDel="003064FC" w:rsidRDefault="009A72A6" w:rsidP="00885C28">
            <w:pPr>
              <w:widowControl/>
              <w:spacing w:line="270" w:lineRule="atLeast"/>
              <w:jc w:val="left"/>
              <w:rPr>
                <w:del w:id="1040" w:author="田 恒" w:date="2021-12-23T22:20:00Z"/>
                <w:rFonts w:cs="Times New Roman" w:hint="eastAsia"/>
                <w:kern w:val="0"/>
                <w:sz w:val="20"/>
                <w:szCs w:val="20"/>
                <w:rPrChange w:id="1041" w:author="刘军涛" w:date="2021-12-22T16:41:00Z">
                  <w:rPr>
                    <w:del w:id="1042" w:author="田 恒" w:date="2021-12-23T22:20:00Z"/>
                    <w:rFonts w:ascii="����" w:hAnsi="����" w:cs="宋体" w:hint="eastAsia"/>
                    <w:kern w:val="0"/>
                    <w:sz w:val="20"/>
                    <w:szCs w:val="20"/>
                  </w:rPr>
                </w:rPrChange>
              </w:rPr>
            </w:pPr>
          </w:p>
        </w:tc>
        <w:tc>
          <w:tcPr>
            <w:tcW w:w="0" w:type="auto"/>
            <w:tcPrChange w:id="1043" w:author="刘军涛" w:date="2021-12-22T16:43:00Z">
              <w:tcPr>
                <w:tcW w:w="1007" w:type="dxa"/>
              </w:tcPr>
            </w:tcPrChange>
          </w:tcPr>
          <w:p w14:paraId="58C61973" w14:textId="3C362A44" w:rsidR="009A72A6" w:rsidRPr="00EC6609" w:rsidDel="003064FC" w:rsidRDefault="009A72A6" w:rsidP="00885C28">
            <w:pPr>
              <w:widowControl/>
              <w:spacing w:line="270" w:lineRule="atLeast"/>
              <w:jc w:val="left"/>
              <w:rPr>
                <w:del w:id="1044" w:author="田 恒" w:date="2021-12-23T22:20:00Z"/>
                <w:rFonts w:cs="Times New Roman" w:hint="eastAsia"/>
                <w:kern w:val="0"/>
                <w:sz w:val="20"/>
                <w:szCs w:val="20"/>
                <w:rPrChange w:id="1045" w:author="刘军涛" w:date="2021-12-22T16:41:00Z">
                  <w:rPr>
                    <w:del w:id="1046" w:author="田 恒" w:date="2021-12-23T22:20:00Z"/>
                    <w:rFonts w:ascii="����" w:hAnsi="����" w:cs="宋体" w:hint="eastAsia"/>
                    <w:kern w:val="0"/>
                    <w:sz w:val="20"/>
                    <w:szCs w:val="20"/>
                  </w:rPr>
                </w:rPrChange>
              </w:rPr>
            </w:pPr>
          </w:p>
        </w:tc>
      </w:tr>
      <w:tr w:rsidR="009A72A6" w:rsidRPr="00EC6609" w:rsidDel="003064FC" w14:paraId="79D8CBDB" w14:textId="2EE98CC8" w:rsidTr="00620FC6">
        <w:trPr>
          <w:jc w:val="center"/>
          <w:del w:id="1047" w:author="田 恒" w:date="2021-12-23T22:20:00Z"/>
        </w:trPr>
        <w:tc>
          <w:tcPr>
            <w:tcW w:w="0" w:type="auto"/>
            <w:tcPrChange w:id="1048" w:author="刘军涛" w:date="2021-12-22T16:43:00Z">
              <w:tcPr>
                <w:tcW w:w="1007" w:type="dxa"/>
              </w:tcPr>
            </w:tcPrChange>
          </w:tcPr>
          <w:p w14:paraId="0AF4959F" w14:textId="69E1A6C2" w:rsidR="009A72A6" w:rsidRPr="00EC6609" w:rsidDel="003064FC" w:rsidRDefault="009A72A6" w:rsidP="00885C28">
            <w:pPr>
              <w:widowControl/>
              <w:spacing w:line="270" w:lineRule="atLeast"/>
              <w:jc w:val="left"/>
              <w:rPr>
                <w:del w:id="1049" w:author="田 恒" w:date="2021-12-23T22:20:00Z"/>
                <w:rFonts w:cs="Times New Roman" w:hint="eastAsia"/>
                <w:kern w:val="0"/>
                <w:sz w:val="20"/>
                <w:szCs w:val="20"/>
                <w:rPrChange w:id="1050" w:author="刘军涛" w:date="2021-12-22T16:41:00Z">
                  <w:rPr>
                    <w:del w:id="1051" w:author="田 恒" w:date="2021-12-23T22:20:00Z"/>
                    <w:rFonts w:ascii="����" w:hAnsi="����" w:cs="宋体" w:hint="eastAsia"/>
                    <w:kern w:val="0"/>
                    <w:sz w:val="20"/>
                    <w:szCs w:val="20"/>
                  </w:rPr>
                </w:rPrChange>
              </w:rPr>
            </w:pPr>
            <w:del w:id="1052" w:author="田 恒" w:date="2021-12-23T22:20:00Z">
              <w:r w:rsidRPr="00EC6609" w:rsidDel="003064FC">
                <w:rPr>
                  <w:rFonts w:cs="Times New Roman" w:hint="eastAsia"/>
                  <w:kern w:val="0"/>
                  <w:sz w:val="20"/>
                  <w:szCs w:val="20"/>
                  <w:rPrChange w:id="1053" w:author="刘军涛" w:date="2021-12-22T16:41:00Z">
                    <w:rPr>
                      <w:rFonts w:ascii="����" w:hAnsi="����" w:cs="宋体" w:hint="eastAsia"/>
                      <w:kern w:val="0"/>
                      <w:sz w:val="20"/>
                      <w:szCs w:val="20"/>
                    </w:rPr>
                  </w:rPrChange>
                </w:rPr>
                <w:delText>6</w:delText>
              </w:r>
            </w:del>
          </w:p>
        </w:tc>
        <w:tc>
          <w:tcPr>
            <w:tcW w:w="0" w:type="auto"/>
            <w:tcPrChange w:id="1054" w:author="刘军涛" w:date="2021-12-22T16:43:00Z">
              <w:tcPr>
                <w:tcW w:w="1007" w:type="dxa"/>
              </w:tcPr>
            </w:tcPrChange>
          </w:tcPr>
          <w:p w14:paraId="641CA431" w14:textId="10C74F26" w:rsidR="009A72A6" w:rsidRPr="00EC6609" w:rsidDel="003064FC" w:rsidRDefault="009A72A6" w:rsidP="00885C28">
            <w:pPr>
              <w:widowControl/>
              <w:spacing w:line="270" w:lineRule="atLeast"/>
              <w:jc w:val="left"/>
              <w:rPr>
                <w:del w:id="1055" w:author="田 恒" w:date="2021-12-23T22:20:00Z"/>
                <w:rFonts w:cs="Times New Roman" w:hint="eastAsia"/>
                <w:kern w:val="0"/>
                <w:sz w:val="20"/>
                <w:szCs w:val="20"/>
                <w:rPrChange w:id="1056" w:author="刘军涛" w:date="2021-12-22T16:41:00Z">
                  <w:rPr>
                    <w:del w:id="1057" w:author="田 恒" w:date="2021-12-23T22:20:00Z"/>
                    <w:rFonts w:ascii="����" w:hAnsi="����" w:cs="宋体" w:hint="eastAsia"/>
                    <w:kern w:val="0"/>
                    <w:sz w:val="20"/>
                    <w:szCs w:val="20"/>
                  </w:rPr>
                </w:rPrChange>
              </w:rPr>
            </w:pPr>
          </w:p>
        </w:tc>
        <w:tc>
          <w:tcPr>
            <w:tcW w:w="0" w:type="auto"/>
            <w:tcPrChange w:id="1058" w:author="刘军涛" w:date="2021-12-22T16:43:00Z">
              <w:tcPr>
                <w:tcW w:w="1007" w:type="dxa"/>
              </w:tcPr>
            </w:tcPrChange>
          </w:tcPr>
          <w:p w14:paraId="39D3C4D1" w14:textId="4142BF8D" w:rsidR="009A72A6" w:rsidRPr="00EC6609" w:rsidDel="003064FC" w:rsidRDefault="009A72A6" w:rsidP="00885C28">
            <w:pPr>
              <w:widowControl/>
              <w:spacing w:line="270" w:lineRule="atLeast"/>
              <w:jc w:val="left"/>
              <w:rPr>
                <w:del w:id="1059" w:author="田 恒" w:date="2021-12-23T22:20:00Z"/>
                <w:rFonts w:cs="Times New Roman" w:hint="eastAsia"/>
                <w:kern w:val="0"/>
                <w:sz w:val="20"/>
                <w:szCs w:val="20"/>
                <w:vertAlign w:val="subscript"/>
                <w:rPrChange w:id="1060" w:author="刘军涛" w:date="2021-12-22T16:41:00Z">
                  <w:rPr>
                    <w:del w:id="1061" w:author="田 恒" w:date="2021-12-23T22:20:00Z"/>
                    <w:rFonts w:ascii="����" w:hAnsi="����" w:cs="宋体" w:hint="eastAsia"/>
                    <w:kern w:val="0"/>
                    <w:sz w:val="20"/>
                    <w:szCs w:val="20"/>
                    <w:vertAlign w:val="subscript"/>
                  </w:rPr>
                </w:rPrChange>
              </w:rPr>
            </w:pPr>
            <w:del w:id="1062" w:author="田 恒" w:date="2021-12-23T22:20:00Z">
              <w:r w:rsidRPr="00EC6609" w:rsidDel="003064FC">
                <w:rPr>
                  <w:rFonts w:cs="Times New Roman" w:hint="eastAsia"/>
                  <w:kern w:val="0"/>
                  <w:sz w:val="20"/>
                  <w:szCs w:val="20"/>
                  <w:rPrChange w:id="1063" w:author="刘军涛" w:date="2021-12-22T16:41:00Z">
                    <w:rPr>
                      <w:rFonts w:ascii="����" w:hAnsi="����" w:cs="宋体" w:hint="eastAsia"/>
                      <w:kern w:val="0"/>
                      <w:sz w:val="20"/>
                      <w:szCs w:val="20"/>
                    </w:rPr>
                  </w:rPrChange>
                </w:rPr>
                <w:delText>B</w:delText>
              </w:r>
              <w:r w:rsidRPr="00EC6609" w:rsidDel="003064FC">
                <w:rPr>
                  <w:rFonts w:cs="Times New Roman" w:hint="eastAsia"/>
                  <w:kern w:val="0"/>
                  <w:sz w:val="20"/>
                  <w:szCs w:val="20"/>
                  <w:vertAlign w:val="subscript"/>
                  <w:rPrChange w:id="1064" w:author="刘军涛" w:date="2021-12-22T16:41:00Z">
                    <w:rPr>
                      <w:rFonts w:ascii="����" w:hAnsi="����" w:cs="宋体" w:hint="eastAsia"/>
                      <w:kern w:val="0"/>
                      <w:sz w:val="20"/>
                      <w:szCs w:val="20"/>
                      <w:vertAlign w:val="subscript"/>
                    </w:rPr>
                  </w:rPrChange>
                </w:rPr>
                <w:delText>5</w:delText>
              </w:r>
            </w:del>
          </w:p>
        </w:tc>
        <w:tc>
          <w:tcPr>
            <w:tcW w:w="0" w:type="auto"/>
            <w:tcPrChange w:id="1065" w:author="刘军涛" w:date="2021-12-22T16:43:00Z">
              <w:tcPr>
                <w:tcW w:w="1007" w:type="dxa"/>
              </w:tcPr>
            </w:tcPrChange>
          </w:tcPr>
          <w:p w14:paraId="0C3257AD" w14:textId="0BD408E1" w:rsidR="009A72A6" w:rsidRPr="00EC6609" w:rsidDel="003064FC" w:rsidRDefault="009A72A6" w:rsidP="00885C28">
            <w:pPr>
              <w:widowControl/>
              <w:spacing w:line="270" w:lineRule="atLeast"/>
              <w:jc w:val="left"/>
              <w:rPr>
                <w:del w:id="1066" w:author="田 恒" w:date="2021-12-23T22:20:00Z"/>
                <w:rFonts w:cs="Times New Roman" w:hint="eastAsia"/>
                <w:kern w:val="0"/>
                <w:sz w:val="20"/>
                <w:szCs w:val="20"/>
                <w:vertAlign w:val="subscript"/>
                <w:rPrChange w:id="1067" w:author="刘军涛" w:date="2021-12-22T16:41:00Z">
                  <w:rPr>
                    <w:del w:id="1068" w:author="田 恒" w:date="2021-12-23T22:20:00Z"/>
                    <w:rFonts w:ascii="����" w:hAnsi="����" w:cs="宋体" w:hint="eastAsia"/>
                    <w:kern w:val="0"/>
                    <w:sz w:val="20"/>
                    <w:szCs w:val="20"/>
                    <w:vertAlign w:val="subscript"/>
                  </w:rPr>
                </w:rPrChange>
              </w:rPr>
            </w:pPr>
            <w:del w:id="1069" w:author="田 恒" w:date="2021-12-23T22:20:00Z">
              <w:r w:rsidRPr="00EC6609" w:rsidDel="003064FC">
                <w:rPr>
                  <w:rFonts w:cs="Times New Roman" w:hint="eastAsia"/>
                  <w:kern w:val="0"/>
                  <w:sz w:val="20"/>
                  <w:szCs w:val="20"/>
                  <w:rPrChange w:id="1070" w:author="刘军涛" w:date="2021-12-22T16:41:00Z">
                    <w:rPr>
                      <w:rFonts w:ascii="����" w:hAnsi="����" w:cs="宋体" w:hint="eastAsia"/>
                      <w:kern w:val="0"/>
                      <w:sz w:val="20"/>
                      <w:szCs w:val="20"/>
                    </w:rPr>
                  </w:rPrChange>
                </w:rPr>
                <w:delText>C</w:delText>
              </w:r>
              <w:r w:rsidRPr="00EC6609" w:rsidDel="003064FC">
                <w:rPr>
                  <w:rFonts w:cs="Times New Roman" w:hint="eastAsia"/>
                  <w:kern w:val="0"/>
                  <w:sz w:val="20"/>
                  <w:szCs w:val="20"/>
                  <w:vertAlign w:val="subscript"/>
                  <w:rPrChange w:id="1071" w:author="刘军涛" w:date="2021-12-22T16:41:00Z">
                    <w:rPr>
                      <w:rFonts w:ascii="����" w:hAnsi="����" w:cs="宋体" w:hint="eastAsia"/>
                      <w:kern w:val="0"/>
                      <w:sz w:val="20"/>
                      <w:szCs w:val="20"/>
                      <w:vertAlign w:val="subscript"/>
                    </w:rPr>
                  </w:rPrChange>
                </w:rPr>
                <w:delText>4</w:delText>
              </w:r>
            </w:del>
          </w:p>
        </w:tc>
        <w:tc>
          <w:tcPr>
            <w:tcW w:w="0" w:type="auto"/>
            <w:tcPrChange w:id="1072" w:author="刘军涛" w:date="2021-12-22T16:43:00Z">
              <w:tcPr>
                <w:tcW w:w="1007" w:type="dxa"/>
              </w:tcPr>
            </w:tcPrChange>
          </w:tcPr>
          <w:p w14:paraId="025A41D9" w14:textId="72BD7833" w:rsidR="009A72A6" w:rsidRPr="00EC6609" w:rsidDel="003064FC" w:rsidRDefault="009A72A6" w:rsidP="00885C28">
            <w:pPr>
              <w:widowControl/>
              <w:spacing w:line="270" w:lineRule="atLeast"/>
              <w:jc w:val="left"/>
              <w:rPr>
                <w:del w:id="1073" w:author="田 恒" w:date="2021-12-23T22:20:00Z"/>
                <w:rFonts w:cs="Times New Roman" w:hint="eastAsia"/>
                <w:kern w:val="0"/>
                <w:sz w:val="20"/>
                <w:szCs w:val="20"/>
                <w:vertAlign w:val="subscript"/>
                <w:rPrChange w:id="1074" w:author="刘军涛" w:date="2021-12-22T16:41:00Z">
                  <w:rPr>
                    <w:del w:id="1075" w:author="田 恒" w:date="2021-12-23T22:20:00Z"/>
                    <w:rFonts w:ascii="����" w:hAnsi="����" w:cs="宋体" w:hint="eastAsia"/>
                    <w:kern w:val="0"/>
                    <w:sz w:val="20"/>
                    <w:szCs w:val="20"/>
                    <w:vertAlign w:val="subscript"/>
                  </w:rPr>
                </w:rPrChange>
              </w:rPr>
            </w:pPr>
            <w:del w:id="1076" w:author="田 恒" w:date="2021-12-23T22:20:00Z">
              <w:r w:rsidRPr="00EC6609" w:rsidDel="003064FC">
                <w:rPr>
                  <w:rFonts w:cs="Times New Roman" w:hint="eastAsia"/>
                  <w:kern w:val="0"/>
                  <w:sz w:val="20"/>
                  <w:szCs w:val="20"/>
                  <w:rPrChange w:id="1077" w:author="刘军涛" w:date="2021-12-22T16:41:00Z">
                    <w:rPr>
                      <w:rFonts w:ascii="����" w:hAnsi="����" w:cs="宋体" w:hint="eastAsia"/>
                      <w:kern w:val="0"/>
                      <w:sz w:val="20"/>
                      <w:szCs w:val="20"/>
                    </w:rPr>
                  </w:rPrChange>
                </w:rPr>
                <w:delText>D</w:delText>
              </w:r>
              <w:r w:rsidRPr="00EC6609" w:rsidDel="003064FC">
                <w:rPr>
                  <w:rFonts w:cs="Times New Roman" w:hint="eastAsia"/>
                  <w:kern w:val="0"/>
                  <w:sz w:val="20"/>
                  <w:szCs w:val="20"/>
                  <w:vertAlign w:val="subscript"/>
                  <w:rPrChange w:id="1078" w:author="刘军涛" w:date="2021-12-22T16:41:00Z">
                    <w:rPr>
                      <w:rFonts w:ascii="����" w:hAnsi="����" w:cs="宋体" w:hint="eastAsia"/>
                      <w:kern w:val="0"/>
                      <w:sz w:val="20"/>
                      <w:szCs w:val="20"/>
                      <w:vertAlign w:val="subscript"/>
                    </w:rPr>
                  </w:rPrChange>
                </w:rPr>
                <w:delText>3</w:delText>
              </w:r>
            </w:del>
          </w:p>
        </w:tc>
        <w:tc>
          <w:tcPr>
            <w:tcW w:w="0" w:type="auto"/>
            <w:tcPrChange w:id="1079" w:author="刘军涛" w:date="2021-12-22T16:43:00Z">
              <w:tcPr>
                <w:tcW w:w="1007" w:type="dxa"/>
              </w:tcPr>
            </w:tcPrChange>
          </w:tcPr>
          <w:p w14:paraId="5B9CC592" w14:textId="0C97283B" w:rsidR="009A72A6" w:rsidRPr="00EC6609" w:rsidDel="003064FC" w:rsidRDefault="009A72A6" w:rsidP="00885C28">
            <w:pPr>
              <w:widowControl/>
              <w:spacing w:line="270" w:lineRule="atLeast"/>
              <w:jc w:val="left"/>
              <w:rPr>
                <w:del w:id="1080" w:author="田 恒" w:date="2021-12-23T22:20:00Z"/>
                <w:rFonts w:cs="Times New Roman" w:hint="eastAsia"/>
                <w:kern w:val="0"/>
                <w:sz w:val="20"/>
                <w:szCs w:val="20"/>
                <w:vertAlign w:val="subscript"/>
                <w:rPrChange w:id="1081" w:author="刘军涛" w:date="2021-12-22T16:41:00Z">
                  <w:rPr>
                    <w:del w:id="1082" w:author="田 恒" w:date="2021-12-23T22:20:00Z"/>
                    <w:rFonts w:ascii="����" w:hAnsi="����" w:cs="宋体" w:hint="eastAsia"/>
                    <w:kern w:val="0"/>
                    <w:sz w:val="20"/>
                    <w:szCs w:val="20"/>
                    <w:vertAlign w:val="subscript"/>
                  </w:rPr>
                </w:rPrChange>
              </w:rPr>
            </w:pPr>
            <w:del w:id="1083" w:author="田 恒" w:date="2021-12-23T22:20:00Z">
              <w:r w:rsidRPr="00EC6609" w:rsidDel="003064FC">
                <w:rPr>
                  <w:rFonts w:cs="Times New Roman" w:hint="eastAsia"/>
                  <w:kern w:val="0"/>
                  <w:sz w:val="20"/>
                  <w:szCs w:val="20"/>
                  <w:rPrChange w:id="1084" w:author="刘军涛" w:date="2021-12-22T16:41:00Z">
                    <w:rPr>
                      <w:rFonts w:ascii="����" w:hAnsi="����" w:cs="宋体" w:hint="eastAsia"/>
                      <w:kern w:val="0"/>
                      <w:sz w:val="20"/>
                      <w:szCs w:val="20"/>
                    </w:rPr>
                  </w:rPrChange>
                </w:rPr>
                <w:delText>E</w:delText>
              </w:r>
              <w:r w:rsidRPr="00EC6609" w:rsidDel="003064FC">
                <w:rPr>
                  <w:rFonts w:cs="Times New Roman" w:hint="eastAsia"/>
                  <w:kern w:val="0"/>
                  <w:sz w:val="20"/>
                  <w:szCs w:val="20"/>
                  <w:vertAlign w:val="subscript"/>
                  <w:rPrChange w:id="1085" w:author="刘军涛" w:date="2021-12-22T16:41:00Z">
                    <w:rPr>
                      <w:rFonts w:ascii="����" w:hAnsi="����" w:cs="宋体" w:hint="eastAsia"/>
                      <w:kern w:val="0"/>
                      <w:sz w:val="20"/>
                      <w:szCs w:val="20"/>
                      <w:vertAlign w:val="subscript"/>
                    </w:rPr>
                  </w:rPrChange>
                </w:rPr>
                <w:delText>2</w:delText>
              </w:r>
            </w:del>
          </w:p>
        </w:tc>
        <w:tc>
          <w:tcPr>
            <w:tcW w:w="0" w:type="auto"/>
            <w:tcPrChange w:id="1086" w:author="刘军涛" w:date="2021-12-22T16:43:00Z">
              <w:tcPr>
                <w:tcW w:w="1007" w:type="dxa"/>
              </w:tcPr>
            </w:tcPrChange>
          </w:tcPr>
          <w:p w14:paraId="28546489" w14:textId="79CA9E63" w:rsidR="009A72A6" w:rsidRPr="00EC6609" w:rsidDel="003064FC" w:rsidRDefault="009A72A6" w:rsidP="00885C28">
            <w:pPr>
              <w:widowControl/>
              <w:spacing w:line="270" w:lineRule="atLeast"/>
              <w:jc w:val="left"/>
              <w:rPr>
                <w:del w:id="1087" w:author="田 恒" w:date="2021-12-23T22:20:00Z"/>
                <w:rFonts w:cs="Times New Roman" w:hint="eastAsia"/>
                <w:kern w:val="0"/>
                <w:sz w:val="20"/>
                <w:szCs w:val="20"/>
                <w:vertAlign w:val="subscript"/>
                <w:rPrChange w:id="1088" w:author="刘军涛" w:date="2021-12-22T16:41:00Z">
                  <w:rPr>
                    <w:del w:id="1089" w:author="田 恒" w:date="2021-12-23T22:20:00Z"/>
                    <w:rFonts w:ascii="����" w:hAnsi="����" w:cs="宋体" w:hint="eastAsia"/>
                    <w:kern w:val="0"/>
                    <w:sz w:val="20"/>
                    <w:szCs w:val="20"/>
                    <w:vertAlign w:val="subscript"/>
                  </w:rPr>
                </w:rPrChange>
              </w:rPr>
            </w:pPr>
            <w:del w:id="1090" w:author="田 恒" w:date="2021-12-23T22:20:00Z">
              <w:r w:rsidRPr="00EC6609" w:rsidDel="003064FC">
                <w:rPr>
                  <w:rFonts w:cs="Times New Roman" w:hint="eastAsia"/>
                  <w:kern w:val="0"/>
                  <w:sz w:val="20"/>
                  <w:szCs w:val="20"/>
                  <w:rPrChange w:id="1091" w:author="刘军涛" w:date="2021-12-22T16:41:00Z">
                    <w:rPr>
                      <w:rFonts w:ascii="����" w:hAnsi="����" w:cs="宋体" w:hint="eastAsia"/>
                      <w:kern w:val="0"/>
                      <w:sz w:val="20"/>
                      <w:szCs w:val="20"/>
                    </w:rPr>
                  </w:rPrChange>
                </w:rPr>
                <w:delText>F</w:delText>
              </w:r>
              <w:r w:rsidRPr="00EC6609" w:rsidDel="003064FC">
                <w:rPr>
                  <w:rFonts w:cs="Times New Roman" w:hint="eastAsia"/>
                  <w:kern w:val="0"/>
                  <w:sz w:val="20"/>
                  <w:szCs w:val="20"/>
                  <w:rPrChange w:id="1092" w:author="刘军涛" w:date="2021-12-22T16:41:00Z">
                    <w:rPr>
                      <w:rFonts w:ascii="����" w:hAnsi="����" w:cs="宋体" w:hint="eastAsia"/>
                      <w:kern w:val="0"/>
                      <w:sz w:val="20"/>
                      <w:szCs w:val="20"/>
                    </w:rPr>
                  </w:rPrChange>
                </w:rPr>
                <w:softHyphen/>
              </w:r>
              <w:r w:rsidRPr="00EC6609" w:rsidDel="003064FC">
                <w:rPr>
                  <w:rFonts w:cs="Times New Roman" w:hint="eastAsia"/>
                  <w:kern w:val="0"/>
                  <w:sz w:val="20"/>
                  <w:szCs w:val="20"/>
                  <w:vertAlign w:val="subscript"/>
                  <w:rPrChange w:id="1093" w:author="刘军涛" w:date="2021-12-22T16:41:00Z">
                    <w:rPr>
                      <w:rFonts w:ascii="����" w:hAnsi="����" w:cs="宋体" w:hint="eastAsia"/>
                      <w:kern w:val="0"/>
                      <w:sz w:val="20"/>
                      <w:szCs w:val="20"/>
                      <w:vertAlign w:val="subscript"/>
                    </w:rPr>
                  </w:rPrChange>
                </w:rPr>
                <w:delText>1</w:delText>
              </w:r>
            </w:del>
          </w:p>
        </w:tc>
        <w:tc>
          <w:tcPr>
            <w:tcW w:w="0" w:type="auto"/>
            <w:tcPrChange w:id="1094" w:author="刘军涛" w:date="2021-12-22T16:43:00Z">
              <w:tcPr>
                <w:tcW w:w="1007" w:type="dxa"/>
              </w:tcPr>
            </w:tcPrChange>
          </w:tcPr>
          <w:p w14:paraId="48A194DD" w14:textId="6D2B3DAA" w:rsidR="009A72A6" w:rsidRPr="00EC6609" w:rsidDel="003064FC" w:rsidRDefault="009A72A6" w:rsidP="00885C28">
            <w:pPr>
              <w:widowControl/>
              <w:spacing w:line="270" w:lineRule="atLeast"/>
              <w:jc w:val="left"/>
              <w:rPr>
                <w:del w:id="1095" w:author="田 恒" w:date="2021-12-23T22:20:00Z"/>
                <w:rFonts w:cs="Times New Roman" w:hint="eastAsia"/>
                <w:kern w:val="0"/>
                <w:sz w:val="20"/>
                <w:szCs w:val="20"/>
                <w:rPrChange w:id="1096" w:author="刘军涛" w:date="2021-12-22T16:41:00Z">
                  <w:rPr>
                    <w:del w:id="1097" w:author="田 恒" w:date="2021-12-23T22:20:00Z"/>
                    <w:rFonts w:ascii="����" w:hAnsi="����" w:cs="宋体" w:hint="eastAsia"/>
                    <w:kern w:val="0"/>
                    <w:sz w:val="20"/>
                    <w:szCs w:val="20"/>
                  </w:rPr>
                </w:rPrChange>
              </w:rPr>
            </w:pPr>
          </w:p>
        </w:tc>
      </w:tr>
      <w:tr w:rsidR="009A72A6" w:rsidRPr="00EC6609" w:rsidDel="003064FC" w14:paraId="251F71F4" w14:textId="6B74B82C" w:rsidTr="00620FC6">
        <w:trPr>
          <w:jc w:val="center"/>
          <w:del w:id="1098" w:author="田 恒" w:date="2021-12-23T22:20:00Z"/>
        </w:trPr>
        <w:tc>
          <w:tcPr>
            <w:tcW w:w="0" w:type="auto"/>
            <w:tcPrChange w:id="1099" w:author="刘军涛" w:date="2021-12-22T16:43:00Z">
              <w:tcPr>
                <w:tcW w:w="1007" w:type="dxa"/>
              </w:tcPr>
            </w:tcPrChange>
          </w:tcPr>
          <w:p w14:paraId="0D118E24" w14:textId="0AB78E43" w:rsidR="009A72A6" w:rsidRPr="00EC6609" w:rsidDel="003064FC" w:rsidRDefault="009A72A6" w:rsidP="00885C28">
            <w:pPr>
              <w:widowControl/>
              <w:spacing w:line="270" w:lineRule="atLeast"/>
              <w:jc w:val="left"/>
              <w:rPr>
                <w:del w:id="1100" w:author="田 恒" w:date="2021-12-23T22:20:00Z"/>
                <w:rFonts w:cs="Times New Roman" w:hint="eastAsia"/>
                <w:kern w:val="0"/>
                <w:sz w:val="20"/>
                <w:szCs w:val="20"/>
                <w:rPrChange w:id="1101" w:author="刘军涛" w:date="2021-12-22T16:41:00Z">
                  <w:rPr>
                    <w:del w:id="1102" w:author="田 恒" w:date="2021-12-23T22:20:00Z"/>
                    <w:rFonts w:ascii="����" w:hAnsi="����" w:cs="宋体" w:hint="eastAsia"/>
                    <w:kern w:val="0"/>
                    <w:sz w:val="20"/>
                    <w:szCs w:val="20"/>
                  </w:rPr>
                </w:rPrChange>
              </w:rPr>
            </w:pPr>
            <w:del w:id="1103" w:author="田 恒" w:date="2021-12-23T22:20:00Z">
              <w:r w:rsidRPr="00EC6609" w:rsidDel="003064FC">
                <w:rPr>
                  <w:rFonts w:cs="Times New Roman" w:hint="eastAsia"/>
                  <w:kern w:val="0"/>
                  <w:sz w:val="20"/>
                  <w:szCs w:val="20"/>
                  <w:rPrChange w:id="1104" w:author="刘军涛" w:date="2021-12-22T16:41:00Z">
                    <w:rPr>
                      <w:rFonts w:ascii="����" w:hAnsi="����" w:cs="宋体" w:hint="eastAsia"/>
                      <w:kern w:val="0"/>
                      <w:sz w:val="20"/>
                      <w:szCs w:val="20"/>
                    </w:rPr>
                  </w:rPrChange>
                </w:rPr>
                <w:delText>7</w:delText>
              </w:r>
            </w:del>
          </w:p>
        </w:tc>
        <w:tc>
          <w:tcPr>
            <w:tcW w:w="0" w:type="auto"/>
            <w:tcPrChange w:id="1105" w:author="刘军涛" w:date="2021-12-22T16:43:00Z">
              <w:tcPr>
                <w:tcW w:w="1007" w:type="dxa"/>
              </w:tcPr>
            </w:tcPrChange>
          </w:tcPr>
          <w:p w14:paraId="7586BF09" w14:textId="3ED94847" w:rsidR="009A72A6" w:rsidRPr="00EC6609" w:rsidDel="003064FC" w:rsidRDefault="009A72A6" w:rsidP="00885C28">
            <w:pPr>
              <w:widowControl/>
              <w:spacing w:line="270" w:lineRule="atLeast"/>
              <w:jc w:val="left"/>
              <w:rPr>
                <w:del w:id="1106" w:author="田 恒" w:date="2021-12-23T22:20:00Z"/>
                <w:rFonts w:cs="Times New Roman" w:hint="eastAsia"/>
                <w:kern w:val="0"/>
                <w:sz w:val="20"/>
                <w:szCs w:val="20"/>
                <w:rPrChange w:id="1107" w:author="刘军涛" w:date="2021-12-22T16:41:00Z">
                  <w:rPr>
                    <w:del w:id="1108" w:author="田 恒" w:date="2021-12-23T22:20:00Z"/>
                    <w:rFonts w:ascii="����" w:hAnsi="����" w:cs="宋体" w:hint="eastAsia"/>
                    <w:kern w:val="0"/>
                    <w:sz w:val="20"/>
                    <w:szCs w:val="20"/>
                  </w:rPr>
                </w:rPrChange>
              </w:rPr>
            </w:pPr>
          </w:p>
        </w:tc>
        <w:tc>
          <w:tcPr>
            <w:tcW w:w="0" w:type="auto"/>
            <w:tcPrChange w:id="1109" w:author="刘军涛" w:date="2021-12-22T16:43:00Z">
              <w:tcPr>
                <w:tcW w:w="1007" w:type="dxa"/>
              </w:tcPr>
            </w:tcPrChange>
          </w:tcPr>
          <w:p w14:paraId="4D5BB2CE" w14:textId="30B69E84" w:rsidR="009A72A6" w:rsidRPr="00EC6609" w:rsidDel="003064FC" w:rsidRDefault="009A72A6" w:rsidP="00885C28">
            <w:pPr>
              <w:widowControl/>
              <w:spacing w:line="270" w:lineRule="atLeast"/>
              <w:jc w:val="left"/>
              <w:rPr>
                <w:del w:id="1110" w:author="田 恒" w:date="2021-12-23T22:20:00Z"/>
                <w:rFonts w:cs="Times New Roman" w:hint="eastAsia"/>
                <w:kern w:val="0"/>
                <w:sz w:val="20"/>
                <w:szCs w:val="20"/>
                <w:rPrChange w:id="1111" w:author="刘军涛" w:date="2021-12-22T16:41:00Z">
                  <w:rPr>
                    <w:del w:id="1112" w:author="田 恒" w:date="2021-12-23T22:20:00Z"/>
                    <w:rFonts w:ascii="����" w:hAnsi="����" w:cs="宋体" w:hint="eastAsia"/>
                    <w:kern w:val="0"/>
                    <w:sz w:val="20"/>
                    <w:szCs w:val="20"/>
                  </w:rPr>
                </w:rPrChange>
              </w:rPr>
            </w:pPr>
          </w:p>
        </w:tc>
        <w:tc>
          <w:tcPr>
            <w:tcW w:w="0" w:type="auto"/>
            <w:tcPrChange w:id="1113" w:author="刘军涛" w:date="2021-12-22T16:43:00Z">
              <w:tcPr>
                <w:tcW w:w="1007" w:type="dxa"/>
              </w:tcPr>
            </w:tcPrChange>
          </w:tcPr>
          <w:p w14:paraId="51E77076" w14:textId="5E594480" w:rsidR="009A72A6" w:rsidRPr="00EC6609" w:rsidDel="003064FC" w:rsidRDefault="009A72A6" w:rsidP="00885C28">
            <w:pPr>
              <w:widowControl/>
              <w:spacing w:line="270" w:lineRule="atLeast"/>
              <w:jc w:val="left"/>
              <w:rPr>
                <w:del w:id="1114" w:author="田 恒" w:date="2021-12-23T22:20:00Z"/>
                <w:rFonts w:cs="Times New Roman" w:hint="eastAsia"/>
                <w:kern w:val="0"/>
                <w:sz w:val="20"/>
                <w:szCs w:val="20"/>
                <w:vertAlign w:val="subscript"/>
                <w:rPrChange w:id="1115" w:author="刘军涛" w:date="2021-12-22T16:41:00Z">
                  <w:rPr>
                    <w:del w:id="1116" w:author="田 恒" w:date="2021-12-23T22:20:00Z"/>
                    <w:rFonts w:ascii="����" w:hAnsi="����" w:cs="宋体" w:hint="eastAsia"/>
                    <w:kern w:val="0"/>
                    <w:sz w:val="20"/>
                    <w:szCs w:val="20"/>
                    <w:vertAlign w:val="subscript"/>
                  </w:rPr>
                </w:rPrChange>
              </w:rPr>
            </w:pPr>
            <w:del w:id="1117" w:author="田 恒" w:date="2021-12-23T22:20:00Z">
              <w:r w:rsidRPr="00EC6609" w:rsidDel="003064FC">
                <w:rPr>
                  <w:rFonts w:cs="Times New Roman" w:hint="eastAsia"/>
                  <w:kern w:val="0"/>
                  <w:sz w:val="20"/>
                  <w:szCs w:val="20"/>
                  <w:rPrChange w:id="1118" w:author="刘军涛" w:date="2021-12-22T16:41:00Z">
                    <w:rPr>
                      <w:rFonts w:ascii="����" w:hAnsi="����" w:cs="宋体" w:hint="eastAsia"/>
                      <w:kern w:val="0"/>
                      <w:sz w:val="20"/>
                      <w:szCs w:val="20"/>
                    </w:rPr>
                  </w:rPrChange>
                </w:rPr>
                <w:delText>C</w:delText>
              </w:r>
              <w:r w:rsidRPr="00EC6609" w:rsidDel="003064FC">
                <w:rPr>
                  <w:rFonts w:cs="Times New Roman" w:hint="eastAsia"/>
                  <w:kern w:val="0"/>
                  <w:sz w:val="20"/>
                  <w:szCs w:val="20"/>
                  <w:vertAlign w:val="subscript"/>
                  <w:rPrChange w:id="1119" w:author="刘军涛" w:date="2021-12-22T16:41:00Z">
                    <w:rPr>
                      <w:rFonts w:ascii="����" w:hAnsi="����" w:cs="宋体" w:hint="eastAsia"/>
                      <w:kern w:val="0"/>
                      <w:sz w:val="20"/>
                      <w:szCs w:val="20"/>
                      <w:vertAlign w:val="subscript"/>
                    </w:rPr>
                  </w:rPrChange>
                </w:rPr>
                <w:delText>5</w:delText>
              </w:r>
            </w:del>
          </w:p>
        </w:tc>
        <w:tc>
          <w:tcPr>
            <w:tcW w:w="0" w:type="auto"/>
            <w:tcPrChange w:id="1120" w:author="刘军涛" w:date="2021-12-22T16:43:00Z">
              <w:tcPr>
                <w:tcW w:w="1007" w:type="dxa"/>
              </w:tcPr>
            </w:tcPrChange>
          </w:tcPr>
          <w:p w14:paraId="36D240B9" w14:textId="4CB38664" w:rsidR="009A72A6" w:rsidRPr="00EC6609" w:rsidDel="003064FC" w:rsidRDefault="009A72A6" w:rsidP="00885C28">
            <w:pPr>
              <w:widowControl/>
              <w:spacing w:line="270" w:lineRule="atLeast"/>
              <w:jc w:val="left"/>
              <w:rPr>
                <w:del w:id="1121" w:author="田 恒" w:date="2021-12-23T22:20:00Z"/>
                <w:rFonts w:cs="Times New Roman" w:hint="eastAsia"/>
                <w:kern w:val="0"/>
                <w:sz w:val="20"/>
                <w:szCs w:val="20"/>
                <w:vertAlign w:val="subscript"/>
                <w:rPrChange w:id="1122" w:author="刘军涛" w:date="2021-12-22T16:41:00Z">
                  <w:rPr>
                    <w:del w:id="1123" w:author="田 恒" w:date="2021-12-23T22:20:00Z"/>
                    <w:rFonts w:ascii="����" w:hAnsi="����" w:cs="宋体" w:hint="eastAsia"/>
                    <w:kern w:val="0"/>
                    <w:sz w:val="20"/>
                    <w:szCs w:val="20"/>
                    <w:vertAlign w:val="subscript"/>
                  </w:rPr>
                </w:rPrChange>
              </w:rPr>
            </w:pPr>
            <w:del w:id="1124" w:author="田 恒" w:date="2021-12-23T22:20:00Z">
              <w:r w:rsidRPr="00EC6609" w:rsidDel="003064FC">
                <w:rPr>
                  <w:rFonts w:cs="Times New Roman" w:hint="eastAsia"/>
                  <w:kern w:val="0"/>
                  <w:sz w:val="20"/>
                  <w:szCs w:val="20"/>
                  <w:rPrChange w:id="1125" w:author="刘军涛" w:date="2021-12-22T16:41:00Z">
                    <w:rPr>
                      <w:rFonts w:ascii="����" w:hAnsi="����" w:cs="宋体" w:hint="eastAsia"/>
                      <w:kern w:val="0"/>
                      <w:sz w:val="20"/>
                      <w:szCs w:val="20"/>
                    </w:rPr>
                  </w:rPrChange>
                </w:rPr>
                <w:delText>D</w:delText>
              </w:r>
              <w:r w:rsidRPr="00EC6609" w:rsidDel="003064FC">
                <w:rPr>
                  <w:rFonts w:cs="Times New Roman" w:hint="eastAsia"/>
                  <w:kern w:val="0"/>
                  <w:sz w:val="20"/>
                  <w:szCs w:val="20"/>
                  <w:vertAlign w:val="subscript"/>
                  <w:rPrChange w:id="1126" w:author="刘军涛" w:date="2021-12-22T16:41:00Z">
                    <w:rPr>
                      <w:rFonts w:ascii="����" w:hAnsi="����" w:cs="宋体" w:hint="eastAsia"/>
                      <w:kern w:val="0"/>
                      <w:sz w:val="20"/>
                      <w:szCs w:val="20"/>
                      <w:vertAlign w:val="subscript"/>
                    </w:rPr>
                  </w:rPrChange>
                </w:rPr>
                <w:delText>4</w:delText>
              </w:r>
            </w:del>
          </w:p>
        </w:tc>
        <w:tc>
          <w:tcPr>
            <w:tcW w:w="0" w:type="auto"/>
            <w:tcPrChange w:id="1127" w:author="刘军涛" w:date="2021-12-22T16:43:00Z">
              <w:tcPr>
                <w:tcW w:w="1007" w:type="dxa"/>
              </w:tcPr>
            </w:tcPrChange>
          </w:tcPr>
          <w:p w14:paraId="3B09DB97" w14:textId="61175765" w:rsidR="009A72A6" w:rsidRPr="00EC6609" w:rsidDel="003064FC" w:rsidRDefault="009A72A6" w:rsidP="00885C28">
            <w:pPr>
              <w:widowControl/>
              <w:spacing w:line="270" w:lineRule="atLeast"/>
              <w:jc w:val="left"/>
              <w:rPr>
                <w:del w:id="1128" w:author="田 恒" w:date="2021-12-23T22:20:00Z"/>
                <w:rFonts w:cs="Times New Roman" w:hint="eastAsia"/>
                <w:kern w:val="0"/>
                <w:sz w:val="20"/>
                <w:szCs w:val="20"/>
                <w:vertAlign w:val="subscript"/>
                <w:rPrChange w:id="1129" w:author="刘军涛" w:date="2021-12-22T16:41:00Z">
                  <w:rPr>
                    <w:del w:id="1130" w:author="田 恒" w:date="2021-12-23T22:20:00Z"/>
                    <w:rFonts w:ascii="����" w:hAnsi="����" w:cs="宋体" w:hint="eastAsia"/>
                    <w:kern w:val="0"/>
                    <w:sz w:val="20"/>
                    <w:szCs w:val="20"/>
                    <w:vertAlign w:val="subscript"/>
                  </w:rPr>
                </w:rPrChange>
              </w:rPr>
            </w:pPr>
            <w:del w:id="1131" w:author="田 恒" w:date="2021-12-23T22:20:00Z">
              <w:r w:rsidRPr="00EC6609" w:rsidDel="003064FC">
                <w:rPr>
                  <w:rFonts w:cs="Times New Roman" w:hint="eastAsia"/>
                  <w:kern w:val="0"/>
                  <w:sz w:val="20"/>
                  <w:szCs w:val="20"/>
                  <w:rPrChange w:id="1132" w:author="刘军涛" w:date="2021-12-22T16:41:00Z">
                    <w:rPr>
                      <w:rFonts w:ascii="����" w:hAnsi="����" w:cs="宋体" w:hint="eastAsia"/>
                      <w:kern w:val="0"/>
                      <w:sz w:val="20"/>
                      <w:szCs w:val="20"/>
                    </w:rPr>
                  </w:rPrChange>
                </w:rPr>
                <w:delText>E</w:delText>
              </w:r>
              <w:r w:rsidRPr="00EC6609" w:rsidDel="003064FC">
                <w:rPr>
                  <w:rFonts w:cs="Times New Roman" w:hint="eastAsia"/>
                  <w:kern w:val="0"/>
                  <w:sz w:val="20"/>
                  <w:szCs w:val="20"/>
                  <w:vertAlign w:val="subscript"/>
                  <w:rPrChange w:id="1133" w:author="刘军涛" w:date="2021-12-22T16:41:00Z">
                    <w:rPr>
                      <w:rFonts w:ascii="����" w:hAnsi="����" w:cs="宋体" w:hint="eastAsia"/>
                      <w:kern w:val="0"/>
                      <w:sz w:val="20"/>
                      <w:szCs w:val="20"/>
                      <w:vertAlign w:val="subscript"/>
                    </w:rPr>
                  </w:rPrChange>
                </w:rPr>
                <w:delText>3</w:delText>
              </w:r>
            </w:del>
          </w:p>
        </w:tc>
        <w:tc>
          <w:tcPr>
            <w:tcW w:w="0" w:type="auto"/>
            <w:tcPrChange w:id="1134" w:author="刘军涛" w:date="2021-12-22T16:43:00Z">
              <w:tcPr>
                <w:tcW w:w="1007" w:type="dxa"/>
              </w:tcPr>
            </w:tcPrChange>
          </w:tcPr>
          <w:p w14:paraId="0439F64B" w14:textId="3BE99E5C" w:rsidR="009A72A6" w:rsidRPr="00EC6609" w:rsidDel="003064FC" w:rsidRDefault="009A72A6" w:rsidP="00885C28">
            <w:pPr>
              <w:widowControl/>
              <w:spacing w:line="270" w:lineRule="atLeast"/>
              <w:jc w:val="left"/>
              <w:rPr>
                <w:del w:id="1135" w:author="田 恒" w:date="2021-12-23T22:20:00Z"/>
                <w:rFonts w:cs="Times New Roman" w:hint="eastAsia"/>
                <w:kern w:val="0"/>
                <w:sz w:val="20"/>
                <w:szCs w:val="20"/>
                <w:vertAlign w:val="subscript"/>
                <w:rPrChange w:id="1136" w:author="刘军涛" w:date="2021-12-22T16:41:00Z">
                  <w:rPr>
                    <w:del w:id="1137" w:author="田 恒" w:date="2021-12-23T22:20:00Z"/>
                    <w:rFonts w:ascii="����" w:hAnsi="����" w:cs="宋体" w:hint="eastAsia"/>
                    <w:kern w:val="0"/>
                    <w:sz w:val="20"/>
                    <w:szCs w:val="20"/>
                    <w:vertAlign w:val="subscript"/>
                  </w:rPr>
                </w:rPrChange>
              </w:rPr>
            </w:pPr>
            <w:del w:id="1138" w:author="田 恒" w:date="2021-12-23T22:20:00Z">
              <w:r w:rsidRPr="00EC6609" w:rsidDel="003064FC">
                <w:rPr>
                  <w:rFonts w:cs="Times New Roman" w:hint="eastAsia"/>
                  <w:kern w:val="0"/>
                  <w:sz w:val="20"/>
                  <w:szCs w:val="20"/>
                  <w:rPrChange w:id="1139" w:author="刘军涛" w:date="2021-12-22T16:41:00Z">
                    <w:rPr>
                      <w:rFonts w:ascii="����" w:hAnsi="����" w:cs="宋体" w:hint="eastAsia"/>
                      <w:kern w:val="0"/>
                      <w:sz w:val="20"/>
                      <w:szCs w:val="20"/>
                    </w:rPr>
                  </w:rPrChange>
                </w:rPr>
                <w:delText>F</w:delText>
              </w:r>
              <w:r w:rsidRPr="00EC6609" w:rsidDel="003064FC">
                <w:rPr>
                  <w:rFonts w:cs="Times New Roman" w:hint="eastAsia"/>
                  <w:kern w:val="0"/>
                  <w:sz w:val="20"/>
                  <w:szCs w:val="20"/>
                  <w:vertAlign w:val="subscript"/>
                  <w:rPrChange w:id="1140" w:author="刘军涛" w:date="2021-12-22T16:41:00Z">
                    <w:rPr>
                      <w:rFonts w:ascii="����" w:hAnsi="����" w:cs="宋体" w:hint="eastAsia"/>
                      <w:kern w:val="0"/>
                      <w:sz w:val="20"/>
                      <w:szCs w:val="20"/>
                      <w:vertAlign w:val="subscript"/>
                    </w:rPr>
                  </w:rPrChange>
                </w:rPr>
                <w:delText>2</w:delText>
              </w:r>
            </w:del>
          </w:p>
        </w:tc>
        <w:tc>
          <w:tcPr>
            <w:tcW w:w="0" w:type="auto"/>
            <w:tcPrChange w:id="1141" w:author="刘军涛" w:date="2021-12-22T16:43:00Z">
              <w:tcPr>
                <w:tcW w:w="1007" w:type="dxa"/>
              </w:tcPr>
            </w:tcPrChange>
          </w:tcPr>
          <w:p w14:paraId="3EAA44D5" w14:textId="22106EBB" w:rsidR="009A72A6" w:rsidRPr="00EC6609" w:rsidDel="003064FC" w:rsidRDefault="009A72A6" w:rsidP="00885C28">
            <w:pPr>
              <w:widowControl/>
              <w:spacing w:line="270" w:lineRule="atLeast"/>
              <w:jc w:val="left"/>
              <w:rPr>
                <w:del w:id="1142" w:author="田 恒" w:date="2021-12-23T22:20:00Z"/>
                <w:rFonts w:cs="Times New Roman" w:hint="eastAsia"/>
                <w:kern w:val="0"/>
                <w:sz w:val="20"/>
                <w:szCs w:val="20"/>
                <w:vertAlign w:val="subscript"/>
                <w:rPrChange w:id="1143" w:author="刘军涛" w:date="2021-12-22T16:41:00Z">
                  <w:rPr>
                    <w:del w:id="1144" w:author="田 恒" w:date="2021-12-23T22:20:00Z"/>
                    <w:rFonts w:ascii="����" w:hAnsi="����" w:cs="宋体" w:hint="eastAsia"/>
                    <w:kern w:val="0"/>
                    <w:sz w:val="20"/>
                    <w:szCs w:val="20"/>
                    <w:vertAlign w:val="subscript"/>
                  </w:rPr>
                </w:rPrChange>
              </w:rPr>
            </w:pPr>
            <w:del w:id="1145" w:author="田 恒" w:date="2021-12-23T22:20:00Z">
              <w:r w:rsidRPr="00EC6609" w:rsidDel="003064FC">
                <w:rPr>
                  <w:rFonts w:cs="Times New Roman" w:hint="eastAsia"/>
                  <w:kern w:val="0"/>
                  <w:sz w:val="20"/>
                  <w:szCs w:val="20"/>
                  <w:rPrChange w:id="1146" w:author="刘军涛" w:date="2021-12-22T16:41:00Z">
                    <w:rPr>
                      <w:rFonts w:ascii="����" w:hAnsi="����" w:cs="宋体" w:hint="eastAsia"/>
                      <w:kern w:val="0"/>
                      <w:sz w:val="20"/>
                      <w:szCs w:val="20"/>
                    </w:rPr>
                  </w:rPrChange>
                </w:rPr>
                <w:delText>G</w:delText>
              </w:r>
              <w:r w:rsidRPr="00EC6609" w:rsidDel="003064FC">
                <w:rPr>
                  <w:rFonts w:cs="Times New Roman" w:hint="eastAsia"/>
                  <w:kern w:val="0"/>
                  <w:sz w:val="20"/>
                  <w:szCs w:val="20"/>
                  <w:vertAlign w:val="subscript"/>
                  <w:rPrChange w:id="1147" w:author="刘军涛" w:date="2021-12-22T16:41:00Z">
                    <w:rPr>
                      <w:rFonts w:ascii="����" w:hAnsi="����" w:cs="宋体" w:hint="eastAsia"/>
                      <w:kern w:val="0"/>
                      <w:sz w:val="20"/>
                      <w:szCs w:val="20"/>
                      <w:vertAlign w:val="subscript"/>
                    </w:rPr>
                  </w:rPrChange>
                </w:rPr>
                <w:delText>1</w:delText>
              </w:r>
            </w:del>
          </w:p>
        </w:tc>
      </w:tr>
      <w:tr w:rsidR="009A72A6" w:rsidRPr="00EC6609" w:rsidDel="003064FC" w14:paraId="4E9C652E" w14:textId="4EF01F60" w:rsidTr="00620FC6">
        <w:trPr>
          <w:jc w:val="center"/>
          <w:del w:id="1148" w:author="田 恒" w:date="2021-12-23T22:20:00Z"/>
        </w:trPr>
        <w:tc>
          <w:tcPr>
            <w:tcW w:w="0" w:type="auto"/>
            <w:tcPrChange w:id="1149" w:author="刘军涛" w:date="2021-12-22T16:43:00Z">
              <w:tcPr>
                <w:tcW w:w="1007" w:type="dxa"/>
              </w:tcPr>
            </w:tcPrChange>
          </w:tcPr>
          <w:p w14:paraId="4263578F" w14:textId="2C783099" w:rsidR="009A72A6" w:rsidRPr="00EC6609" w:rsidDel="003064FC" w:rsidRDefault="009A72A6" w:rsidP="00885C28">
            <w:pPr>
              <w:widowControl/>
              <w:spacing w:line="270" w:lineRule="atLeast"/>
              <w:jc w:val="left"/>
              <w:rPr>
                <w:del w:id="1150" w:author="田 恒" w:date="2021-12-23T22:20:00Z"/>
                <w:rFonts w:cs="Times New Roman" w:hint="eastAsia"/>
                <w:kern w:val="0"/>
                <w:sz w:val="20"/>
                <w:szCs w:val="20"/>
                <w:rPrChange w:id="1151" w:author="刘军涛" w:date="2021-12-22T16:41:00Z">
                  <w:rPr>
                    <w:del w:id="1152" w:author="田 恒" w:date="2021-12-23T22:20:00Z"/>
                    <w:rFonts w:ascii="����" w:hAnsi="����" w:cs="宋体" w:hint="eastAsia"/>
                    <w:kern w:val="0"/>
                    <w:sz w:val="20"/>
                    <w:szCs w:val="20"/>
                  </w:rPr>
                </w:rPrChange>
              </w:rPr>
            </w:pPr>
            <w:del w:id="1153" w:author="田 恒" w:date="2021-12-23T22:20:00Z">
              <w:r w:rsidRPr="00EC6609" w:rsidDel="003064FC">
                <w:rPr>
                  <w:rFonts w:cs="Times New Roman" w:hint="eastAsia"/>
                  <w:kern w:val="0"/>
                  <w:sz w:val="20"/>
                  <w:szCs w:val="20"/>
                  <w:rPrChange w:id="1154" w:author="刘军涛" w:date="2021-12-22T16:41:00Z">
                    <w:rPr>
                      <w:rFonts w:ascii="����" w:hAnsi="����" w:cs="宋体" w:hint="eastAsia"/>
                      <w:kern w:val="0"/>
                      <w:sz w:val="20"/>
                      <w:szCs w:val="20"/>
                    </w:rPr>
                  </w:rPrChange>
                </w:rPr>
                <w:delText>8</w:delText>
              </w:r>
            </w:del>
          </w:p>
        </w:tc>
        <w:tc>
          <w:tcPr>
            <w:tcW w:w="0" w:type="auto"/>
            <w:tcPrChange w:id="1155" w:author="刘军涛" w:date="2021-12-22T16:43:00Z">
              <w:tcPr>
                <w:tcW w:w="1007" w:type="dxa"/>
              </w:tcPr>
            </w:tcPrChange>
          </w:tcPr>
          <w:p w14:paraId="7822F272" w14:textId="19ED3853" w:rsidR="009A72A6" w:rsidRPr="00EC6609" w:rsidDel="003064FC" w:rsidRDefault="009A72A6" w:rsidP="00885C28">
            <w:pPr>
              <w:widowControl/>
              <w:spacing w:line="270" w:lineRule="atLeast"/>
              <w:jc w:val="left"/>
              <w:rPr>
                <w:del w:id="1156" w:author="田 恒" w:date="2021-12-23T22:20:00Z"/>
                <w:rFonts w:cs="Times New Roman" w:hint="eastAsia"/>
                <w:kern w:val="0"/>
                <w:sz w:val="20"/>
                <w:szCs w:val="20"/>
                <w:rPrChange w:id="1157" w:author="刘军涛" w:date="2021-12-22T16:41:00Z">
                  <w:rPr>
                    <w:del w:id="1158" w:author="田 恒" w:date="2021-12-23T22:20:00Z"/>
                    <w:rFonts w:ascii="����" w:hAnsi="����" w:cs="宋体" w:hint="eastAsia"/>
                    <w:kern w:val="0"/>
                    <w:sz w:val="20"/>
                    <w:szCs w:val="20"/>
                  </w:rPr>
                </w:rPrChange>
              </w:rPr>
            </w:pPr>
          </w:p>
        </w:tc>
        <w:tc>
          <w:tcPr>
            <w:tcW w:w="0" w:type="auto"/>
            <w:tcPrChange w:id="1159" w:author="刘军涛" w:date="2021-12-22T16:43:00Z">
              <w:tcPr>
                <w:tcW w:w="1007" w:type="dxa"/>
              </w:tcPr>
            </w:tcPrChange>
          </w:tcPr>
          <w:p w14:paraId="6FBBF606" w14:textId="3C967A5B" w:rsidR="009A72A6" w:rsidRPr="00EC6609" w:rsidDel="003064FC" w:rsidRDefault="009A72A6" w:rsidP="00885C28">
            <w:pPr>
              <w:widowControl/>
              <w:spacing w:line="270" w:lineRule="atLeast"/>
              <w:jc w:val="left"/>
              <w:rPr>
                <w:del w:id="1160" w:author="田 恒" w:date="2021-12-23T22:20:00Z"/>
                <w:rFonts w:cs="Times New Roman" w:hint="eastAsia"/>
                <w:kern w:val="0"/>
                <w:sz w:val="20"/>
                <w:szCs w:val="20"/>
                <w:rPrChange w:id="1161" w:author="刘军涛" w:date="2021-12-22T16:41:00Z">
                  <w:rPr>
                    <w:del w:id="1162" w:author="田 恒" w:date="2021-12-23T22:20:00Z"/>
                    <w:rFonts w:ascii="����" w:hAnsi="����" w:cs="宋体" w:hint="eastAsia"/>
                    <w:kern w:val="0"/>
                    <w:sz w:val="20"/>
                    <w:szCs w:val="20"/>
                  </w:rPr>
                </w:rPrChange>
              </w:rPr>
            </w:pPr>
          </w:p>
        </w:tc>
        <w:tc>
          <w:tcPr>
            <w:tcW w:w="0" w:type="auto"/>
            <w:tcPrChange w:id="1163" w:author="刘军涛" w:date="2021-12-22T16:43:00Z">
              <w:tcPr>
                <w:tcW w:w="1007" w:type="dxa"/>
              </w:tcPr>
            </w:tcPrChange>
          </w:tcPr>
          <w:p w14:paraId="18DA32B4" w14:textId="73E0C35B" w:rsidR="009A72A6" w:rsidRPr="00EC6609" w:rsidDel="003064FC" w:rsidRDefault="009A72A6" w:rsidP="00885C28">
            <w:pPr>
              <w:widowControl/>
              <w:spacing w:line="270" w:lineRule="atLeast"/>
              <w:jc w:val="left"/>
              <w:rPr>
                <w:del w:id="1164" w:author="田 恒" w:date="2021-12-23T22:20:00Z"/>
                <w:rFonts w:cs="Times New Roman" w:hint="eastAsia"/>
                <w:kern w:val="0"/>
                <w:sz w:val="20"/>
                <w:szCs w:val="20"/>
                <w:rPrChange w:id="1165" w:author="刘军涛" w:date="2021-12-22T16:41:00Z">
                  <w:rPr>
                    <w:del w:id="1166" w:author="田 恒" w:date="2021-12-23T22:20:00Z"/>
                    <w:rFonts w:ascii="����" w:hAnsi="����" w:cs="宋体" w:hint="eastAsia"/>
                    <w:kern w:val="0"/>
                    <w:sz w:val="20"/>
                    <w:szCs w:val="20"/>
                  </w:rPr>
                </w:rPrChange>
              </w:rPr>
            </w:pPr>
          </w:p>
        </w:tc>
        <w:tc>
          <w:tcPr>
            <w:tcW w:w="0" w:type="auto"/>
            <w:tcPrChange w:id="1167" w:author="刘军涛" w:date="2021-12-22T16:43:00Z">
              <w:tcPr>
                <w:tcW w:w="1007" w:type="dxa"/>
              </w:tcPr>
            </w:tcPrChange>
          </w:tcPr>
          <w:p w14:paraId="05D7D3E0" w14:textId="0EDEB6DF" w:rsidR="009A72A6" w:rsidRPr="00EC6609" w:rsidDel="003064FC" w:rsidRDefault="009A72A6" w:rsidP="00885C28">
            <w:pPr>
              <w:widowControl/>
              <w:spacing w:line="270" w:lineRule="atLeast"/>
              <w:jc w:val="left"/>
              <w:rPr>
                <w:del w:id="1168" w:author="田 恒" w:date="2021-12-23T22:20:00Z"/>
                <w:rFonts w:cs="Times New Roman" w:hint="eastAsia"/>
                <w:kern w:val="0"/>
                <w:sz w:val="20"/>
                <w:szCs w:val="20"/>
                <w:vertAlign w:val="subscript"/>
                <w:rPrChange w:id="1169" w:author="刘军涛" w:date="2021-12-22T16:41:00Z">
                  <w:rPr>
                    <w:del w:id="1170" w:author="田 恒" w:date="2021-12-23T22:20:00Z"/>
                    <w:rFonts w:ascii="����" w:hAnsi="����" w:cs="宋体" w:hint="eastAsia"/>
                    <w:kern w:val="0"/>
                    <w:sz w:val="20"/>
                    <w:szCs w:val="20"/>
                    <w:vertAlign w:val="subscript"/>
                  </w:rPr>
                </w:rPrChange>
              </w:rPr>
            </w:pPr>
            <w:del w:id="1171" w:author="田 恒" w:date="2021-12-23T22:20:00Z">
              <w:r w:rsidRPr="00EC6609" w:rsidDel="003064FC">
                <w:rPr>
                  <w:rFonts w:cs="Times New Roman" w:hint="eastAsia"/>
                  <w:kern w:val="0"/>
                  <w:sz w:val="20"/>
                  <w:szCs w:val="20"/>
                  <w:rPrChange w:id="1172" w:author="刘军涛" w:date="2021-12-22T16:41:00Z">
                    <w:rPr>
                      <w:rFonts w:ascii="����" w:hAnsi="����" w:cs="宋体" w:hint="eastAsia"/>
                      <w:kern w:val="0"/>
                      <w:sz w:val="20"/>
                      <w:szCs w:val="20"/>
                    </w:rPr>
                  </w:rPrChange>
                </w:rPr>
                <w:delText>D</w:delText>
              </w:r>
              <w:r w:rsidRPr="00EC6609" w:rsidDel="003064FC">
                <w:rPr>
                  <w:rFonts w:cs="Times New Roman" w:hint="eastAsia"/>
                  <w:kern w:val="0"/>
                  <w:sz w:val="20"/>
                  <w:szCs w:val="20"/>
                  <w:vertAlign w:val="subscript"/>
                  <w:rPrChange w:id="1173" w:author="刘军涛" w:date="2021-12-22T16:41:00Z">
                    <w:rPr>
                      <w:rFonts w:ascii="����" w:hAnsi="����" w:cs="宋体" w:hint="eastAsia"/>
                      <w:kern w:val="0"/>
                      <w:sz w:val="20"/>
                      <w:szCs w:val="20"/>
                      <w:vertAlign w:val="subscript"/>
                    </w:rPr>
                  </w:rPrChange>
                </w:rPr>
                <w:delText>5</w:delText>
              </w:r>
            </w:del>
          </w:p>
        </w:tc>
        <w:tc>
          <w:tcPr>
            <w:tcW w:w="0" w:type="auto"/>
            <w:tcPrChange w:id="1174" w:author="刘军涛" w:date="2021-12-22T16:43:00Z">
              <w:tcPr>
                <w:tcW w:w="1007" w:type="dxa"/>
              </w:tcPr>
            </w:tcPrChange>
          </w:tcPr>
          <w:p w14:paraId="43E7D97E" w14:textId="5FE484EB" w:rsidR="009A72A6" w:rsidRPr="00EC6609" w:rsidDel="003064FC" w:rsidRDefault="009A72A6" w:rsidP="00885C28">
            <w:pPr>
              <w:widowControl/>
              <w:spacing w:line="270" w:lineRule="atLeast"/>
              <w:jc w:val="left"/>
              <w:rPr>
                <w:del w:id="1175" w:author="田 恒" w:date="2021-12-23T22:20:00Z"/>
                <w:rFonts w:cs="Times New Roman" w:hint="eastAsia"/>
                <w:kern w:val="0"/>
                <w:sz w:val="20"/>
                <w:szCs w:val="20"/>
                <w:vertAlign w:val="subscript"/>
                <w:rPrChange w:id="1176" w:author="刘军涛" w:date="2021-12-22T16:41:00Z">
                  <w:rPr>
                    <w:del w:id="1177" w:author="田 恒" w:date="2021-12-23T22:20:00Z"/>
                    <w:rFonts w:ascii="����" w:hAnsi="����" w:cs="宋体" w:hint="eastAsia"/>
                    <w:kern w:val="0"/>
                    <w:sz w:val="20"/>
                    <w:szCs w:val="20"/>
                    <w:vertAlign w:val="subscript"/>
                  </w:rPr>
                </w:rPrChange>
              </w:rPr>
            </w:pPr>
            <w:del w:id="1178" w:author="田 恒" w:date="2021-12-23T22:20:00Z">
              <w:r w:rsidRPr="00EC6609" w:rsidDel="003064FC">
                <w:rPr>
                  <w:rFonts w:cs="Times New Roman" w:hint="eastAsia"/>
                  <w:kern w:val="0"/>
                  <w:sz w:val="20"/>
                  <w:szCs w:val="20"/>
                  <w:rPrChange w:id="1179" w:author="刘军涛" w:date="2021-12-22T16:41:00Z">
                    <w:rPr>
                      <w:rFonts w:ascii="����" w:hAnsi="����" w:cs="宋体" w:hint="eastAsia"/>
                      <w:kern w:val="0"/>
                      <w:sz w:val="20"/>
                      <w:szCs w:val="20"/>
                    </w:rPr>
                  </w:rPrChange>
                </w:rPr>
                <w:delText>E</w:delText>
              </w:r>
              <w:r w:rsidRPr="00EC6609" w:rsidDel="003064FC">
                <w:rPr>
                  <w:rFonts w:cs="Times New Roman" w:hint="eastAsia"/>
                  <w:kern w:val="0"/>
                  <w:sz w:val="20"/>
                  <w:szCs w:val="20"/>
                  <w:vertAlign w:val="subscript"/>
                  <w:rPrChange w:id="1180" w:author="刘军涛" w:date="2021-12-22T16:41:00Z">
                    <w:rPr>
                      <w:rFonts w:ascii="����" w:hAnsi="����" w:cs="宋体" w:hint="eastAsia"/>
                      <w:kern w:val="0"/>
                      <w:sz w:val="20"/>
                      <w:szCs w:val="20"/>
                      <w:vertAlign w:val="subscript"/>
                    </w:rPr>
                  </w:rPrChange>
                </w:rPr>
                <w:delText>4</w:delText>
              </w:r>
            </w:del>
          </w:p>
        </w:tc>
        <w:tc>
          <w:tcPr>
            <w:tcW w:w="0" w:type="auto"/>
            <w:tcPrChange w:id="1181" w:author="刘军涛" w:date="2021-12-22T16:43:00Z">
              <w:tcPr>
                <w:tcW w:w="1007" w:type="dxa"/>
              </w:tcPr>
            </w:tcPrChange>
          </w:tcPr>
          <w:p w14:paraId="308F9B8E" w14:textId="71E4E9C4" w:rsidR="009A72A6" w:rsidRPr="00EC6609" w:rsidDel="003064FC" w:rsidRDefault="009A72A6" w:rsidP="00885C28">
            <w:pPr>
              <w:widowControl/>
              <w:spacing w:line="270" w:lineRule="atLeast"/>
              <w:jc w:val="left"/>
              <w:rPr>
                <w:del w:id="1182" w:author="田 恒" w:date="2021-12-23T22:20:00Z"/>
                <w:rFonts w:cs="Times New Roman" w:hint="eastAsia"/>
                <w:kern w:val="0"/>
                <w:sz w:val="20"/>
                <w:szCs w:val="20"/>
                <w:vertAlign w:val="subscript"/>
                <w:rPrChange w:id="1183" w:author="刘军涛" w:date="2021-12-22T16:41:00Z">
                  <w:rPr>
                    <w:del w:id="1184" w:author="田 恒" w:date="2021-12-23T22:20:00Z"/>
                    <w:rFonts w:ascii="����" w:hAnsi="����" w:cs="宋体" w:hint="eastAsia"/>
                    <w:kern w:val="0"/>
                    <w:sz w:val="20"/>
                    <w:szCs w:val="20"/>
                    <w:vertAlign w:val="subscript"/>
                  </w:rPr>
                </w:rPrChange>
              </w:rPr>
            </w:pPr>
            <w:del w:id="1185" w:author="田 恒" w:date="2021-12-23T22:20:00Z">
              <w:r w:rsidRPr="00EC6609" w:rsidDel="003064FC">
                <w:rPr>
                  <w:rFonts w:cs="Times New Roman" w:hint="eastAsia"/>
                  <w:kern w:val="0"/>
                  <w:sz w:val="20"/>
                  <w:szCs w:val="20"/>
                  <w:rPrChange w:id="1186" w:author="刘军涛" w:date="2021-12-22T16:41:00Z">
                    <w:rPr>
                      <w:rFonts w:ascii="����" w:hAnsi="����" w:cs="宋体" w:hint="eastAsia"/>
                      <w:kern w:val="0"/>
                      <w:sz w:val="20"/>
                      <w:szCs w:val="20"/>
                    </w:rPr>
                  </w:rPrChange>
                </w:rPr>
                <w:delText>F</w:delText>
              </w:r>
              <w:r w:rsidRPr="00EC6609" w:rsidDel="003064FC">
                <w:rPr>
                  <w:rFonts w:cs="Times New Roman" w:hint="eastAsia"/>
                  <w:kern w:val="0"/>
                  <w:sz w:val="20"/>
                  <w:szCs w:val="20"/>
                  <w:vertAlign w:val="subscript"/>
                  <w:rPrChange w:id="1187" w:author="刘军涛" w:date="2021-12-22T16:41:00Z">
                    <w:rPr>
                      <w:rFonts w:ascii="����" w:hAnsi="����" w:cs="宋体" w:hint="eastAsia"/>
                      <w:kern w:val="0"/>
                      <w:sz w:val="20"/>
                      <w:szCs w:val="20"/>
                      <w:vertAlign w:val="subscript"/>
                    </w:rPr>
                  </w:rPrChange>
                </w:rPr>
                <w:delText>3</w:delText>
              </w:r>
            </w:del>
          </w:p>
        </w:tc>
        <w:tc>
          <w:tcPr>
            <w:tcW w:w="0" w:type="auto"/>
            <w:tcPrChange w:id="1188" w:author="刘军涛" w:date="2021-12-22T16:43:00Z">
              <w:tcPr>
                <w:tcW w:w="1007" w:type="dxa"/>
              </w:tcPr>
            </w:tcPrChange>
          </w:tcPr>
          <w:p w14:paraId="104F55D4" w14:textId="423A3AD7" w:rsidR="009A72A6" w:rsidRPr="00EC6609" w:rsidDel="003064FC" w:rsidRDefault="009A72A6" w:rsidP="00885C28">
            <w:pPr>
              <w:widowControl/>
              <w:spacing w:line="270" w:lineRule="atLeast"/>
              <w:jc w:val="left"/>
              <w:rPr>
                <w:del w:id="1189" w:author="田 恒" w:date="2021-12-23T22:20:00Z"/>
                <w:rFonts w:cs="Times New Roman" w:hint="eastAsia"/>
                <w:kern w:val="0"/>
                <w:sz w:val="20"/>
                <w:szCs w:val="20"/>
                <w:vertAlign w:val="subscript"/>
                <w:rPrChange w:id="1190" w:author="刘军涛" w:date="2021-12-22T16:41:00Z">
                  <w:rPr>
                    <w:del w:id="1191" w:author="田 恒" w:date="2021-12-23T22:20:00Z"/>
                    <w:rFonts w:ascii="����" w:hAnsi="����" w:cs="宋体" w:hint="eastAsia"/>
                    <w:kern w:val="0"/>
                    <w:sz w:val="20"/>
                    <w:szCs w:val="20"/>
                    <w:vertAlign w:val="subscript"/>
                  </w:rPr>
                </w:rPrChange>
              </w:rPr>
            </w:pPr>
            <w:del w:id="1192" w:author="田 恒" w:date="2021-12-23T22:20:00Z">
              <w:r w:rsidRPr="00EC6609" w:rsidDel="003064FC">
                <w:rPr>
                  <w:rFonts w:cs="Times New Roman" w:hint="eastAsia"/>
                  <w:kern w:val="0"/>
                  <w:sz w:val="20"/>
                  <w:szCs w:val="20"/>
                  <w:rPrChange w:id="1193" w:author="刘军涛" w:date="2021-12-22T16:41:00Z">
                    <w:rPr>
                      <w:rFonts w:ascii="����" w:hAnsi="����" w:cs="宋体" w:hint="eastAsia"/>
                      <w:kern w:val="0"/>
                      <w:sz w:val="20"/>
                      <w:szCs w:val="20"/>
                    </w:rPr>
                  </w:rPrChange>
                </w:rPr>
                <w:delText>G</w:delText>
              </w:r>
              <w:r w:rsidRPr="00EC6609" w:rsidDel="003064FC">
                <w:rPr>
                  <w:rFonts w:cs="Times New Roman" w:hint="eastAsia"/>
                  <w:kern w:val="0"/>
                  <w:sz w:val="20"/>
                  <w:szCs w:val="20"/>
                  <w:vertAlign w:val="subscript"/>
                  <w:rPrChange w:id="1194" w:author="刘军涛" w:date="2021-12-22T16:41:00Z">
                    <w:rPr>
                      <w:rFonts w:ascii="����" w:hAnsi="����" w:cs="宋体" w:hint="eastAsia"/>
                      <w:kern w:val="0"/>
                      <w:sz w:val="20"/>
                      <w:szCs w:val="20"/>
                      <w:vertAlign w:val="subscript"/>
                    </w:rPr>
                  </w:rPrChange>
                </w:rPr>
                <w:delText>2</w:delText>
              </w:r>
            </w:del>
          </w:p>
        </w:tc>
      </w:tr>
      <w:tr w:rsidR="009A72A6" w:rsidRPr="00EC6609" w:rsidDel="003064FC" w14:paraId="4B0C11C5" w14:textId="2275DCDA" w:rsidTr="00620FC6">
        <w:trPr>
          <w:jc w:val="center"/>
          <w:del w:id="1195" w:author="田 恒" w:date="2021-12-23T22:20:00Z"/>
        </w:trPr>
        <w:tc>
          <w:tcPr>
            <w:tcW w:w="0" w:type="auto"/>
            <w:tcPrChange w:id="1196" w:author="刘军涛" w:date="2021-12-22T16:43:00Z">
              <w:tcPr>
                <w:tcW w:w="1007" w:type="dxa"/>
              </w:tcPr>
            </w:tcPrChange>
          </w:tcPr>
          <w:p w14:paraId="60E27445" w14:textId="5FB1348D" w:rsidR="009A72A6" w:rsidRPr="00EC6609" w:rsidDel="003064FC" w:rsidRDefault="009A72A6" w:rsidP="00885C28">
            <w:pPr>
              <w:widowControl/>
              <w:spacing w:line="270" w:lineRule="atLeast"/>
              <w:jc w:val="left"/>
              <w:rPr>
                <w:del w:id="1197" w:author="田 恒" w:date="2021-12-23T22:20:00Z"/>
                <w:rFonts w:cs="Times New Roman" w:hint="eastAsia"/>
                <w:kern w:val="0"/>
                <w:sz w:val="20"/>
                <w:szCs w:val="20"/>
                <w:rPrChange w:id="1198" w:author="刘军涛" w:date="2021-12-22T16:41:00Z">
                  <w:rPr>
                    <w:del w:id="1199" w:author="田 恒" w:date="2021-12-23T22:20:00Z"/>
                    <w:rFonts w:ascii="����" w:hAnsi="����" w:cs="宋体" w:hint="eastAsia"/>
                    <w:kern w:val="0"/>
                    <w:sz w:val="20"/>
                    <w:szCs w:val="20"/>
                  </w:rPr>
                </w:rPrChange>
              </w:rPr>
            </w:pPr>
            <w:del w:id="1200" w:author="田 恒" w:date="2021-12-23T22:20:00Z">
              <w:r w:rsidRPr="00EC6609" w:rsidDel="003064FC">
                <w:rPr>
                  <w:rFonts w:cs="Times New Roman" w:hint="eastAsia"/>
                  <w:kern w:val="0"/>
                  <w:sz w:val="20"/>
                  <w:szCs w:val="20"/>
                  <w:rPrChange w:id="1201" w:author="刘军涛" w:date="2021-12-22T16:41:00Z">
                    <w:rPr>
                      <w:rFonts w:ascii="����" w:hAnsi="����" w:cs="宋体" w:hint="eastAsia"/>
                      <w:kern w:val="0"/>
                      <w:sz w:val="20"/>
                      <w:szCs w:val="20"/>
                    </w:rPr>
                  </w:rPrChange>
                </w:rPr>
                <w:delText>9</w:delText>
              </w:r>
            </w:del>
          </w:p>
        </w:tc>
        <w:tc>
          <w:tcPr>
            <w:tcW w:w="0" w:type="auto"/>
            <w:tcPrChange w:id="1202" w:author="刘军涛" w:date="2021-12-22T16:43:00Z">
              <w:tcPr>
                <w:tcW w:w="1007" w:type="dxa"/>
              </w:tcPr>
            </w:tcPrChange>
          </w:tcPr>
          <w:p w14:paraId="6A935DBF" w14:textId="2C39E2F6" w:rsidR="009A72A6" w:rsidRPr="00EC6609" w:rsidDel="003064FC" w:rsidRDefault="009A72A6" w:rsidP="00885C28">
            <w:pPr>
              <w:widowControl/>
              <w:spacing w:line="270" w:lineRule="atLeast"/>
              <w:jc w:val="left"/>
              <w:rPr>
                <w:del w:id="1203" w:author="田 恒" w:date="2021-12-23T22:20:00Z"/>
                <w:rFonts w:cs="Times New Roman" w:hint="eastAsia"/>
                <w:kern w:val="0"/>
                <w:sz w:val="20"/>
                <w:szCs w:val="20"/>
                <w:rPrChange w:id="1204" w:author="刘军涛" w:date="2021-12-22T16:41:00Z">
                  <w:rPr>
                    <w:del w:id="1205" w:author="田 恒" w:date="2021-12-23T22:20:00Z"/>
                    <w:rFonts w:ascii="����" w:hAnsi="����" w:cs="宋体" w:hint="eastAsia"/>
                    <w:kern w:val="0"/>
                    <w:sz w:val="20"/>
                    <w:szCs w:val="20"/>
                  </w:rPr>
                </w:rPrChange>
              </w:rPr>
            </w:pPr>
          </w:p>
        </w:tc>
        <w:tc>
          <w:tcPr>
            <w:tcW w:w="0" w:type="auto"/>
            <w:tcPrChange w:id="1206" w:author="刘军涛" w:date="2021-12-22T16:43:00Z">
              <w:tcPr>
                <w:tcW w:w="1007" w:type="dxa"/>
              </w:tcPr>
            </w:tcPrChange>
          </w:tcPr>
          <w:p w14:paraId="32804AB2" w14:textId="43C4B3C2" w:rsidR="009A72A6" w:rsidRPr="00EC6609" w:rsidDel="003064FC" w:rsidRDefault="009A72A6" w:rsidP="00885C28">
            <w:pPr>
              <w:widowControl/>
              <w:spacing w:line="270" w:lineRule="atLeast"/>
              <w:jc w:val="left"/>
              <w:rPr>
                <w:del w:id="1207" w:author="田 恒" w:date="2021-12-23T22:20:00Z"/>
                <w:rFonts w:cs="Times New Roman" w:hint="eastAsia"/>
                <w:kern w:val="0"/>
                <w:sz w:val="20"/>
                <w:szCs w:val="20"/>
                <w:rPrChange w:id="1208" w:author="刘军涛" w:date="2021-12-22T16:41:00Z">
                  <w:rPr>
                    <w:del w:id="1209" w:author="田 恒" w:date="2021-12-23T22:20:00Z"/>
                    <w:rFonts w:ascii="����" w:hAnsi="����" w:cs="宋体" w:hint="eastAsia"/>
                    <w:kern w:val="0"/>
                    <w:sz w:val="20"/>
                    <w:szCs w:val="20"/>
                  </w:rPr>
                </w:rPrChange>
              </w:rPr>
            </w:pPr>
          </w:p>
        </w:tc>
        <w:tc>
          <w:tcPr>
            <w:tcW w:w="0" w:type="auto"/>
            <w:tcPrChange w:id="1210" w:author="刘军涛" w:date="2021-12-22T16:43:00Z">
              <w:tcPr>
                <w:tcW w:w="1007" w:type="dxa"/>
              </w:tcPr>
            </w:tcPrChange>
          </w:tcPr>
          <w:p w14:paraId="7EBE4E20" w14:textId="6C3102C0" w:rsidR="009A72A6" w:rsidRPr="00EC6609" w:rsidDel="003064FC" w:rsidRDefault="009A72A6" w:rsidP="00885C28">
            <w:pPr>
              <w:widowControl/>
              <w:spacing w:line="270" w:lineRule="atLeast"/>
              <w:jc w:val="left"/>
              <w:rPr>
                <w:del w:id="1211" w:author="田 恒" w:date="2021-12-23T22:20:00Z"/>
                <w:rFonts w:cs="Times New Roman" w:hint="eastAsia"/>
                <w:kern w:val="0"/>
                <w:sz w:val="20"/>
                <w:szCs w:val="20"/>
                <w:rPrChange w:id="1212" w:author="刘军涛" w:date="2021-12-22T16:41:00Z">
                  <w:rPr>
                    <w:del w:id="1213" w:author="田 恒" w:date="2021-12-23T22:20:00Z"/>
                    <w:rFonts w:ascii="����" w:hAnsi="����" w:cs="宋体" w:hint="eastAsia"/>
                    <w:kern w:val="0"/>
                    <w:sz w:val="20"/>
                    <w:szCs w:val="20"/>
                  </w:rPr>
                </w:rPrChange>
              </w:rPr>
            </w:pPr>
          </w:p>
        </w:tc>
        <w:tc>
          <w:tcPr>
            <w:tcW w:w="0" w:type="auto"/>
            <w:tcPrChange w:id="1214" w:author="刘军涛" w:date="2021-12-22T16:43:00Z">
              <w:tcPr>
                <w:tcW w:w="1007" w:type="dxa"/>
              </w:tcPr>
            </w:tcPrChange>
          </w:tcPr>
          <w:p w14:paraId="65C81C0E" w14:textId="2F436175" w:rsidR="009A72A6" w:rsidRPr="00EC6609" w:rsidDel="003064FC" w:rsidRDefault="009A72A6" w:rsidP="00885C28">
            <w:pPr>
              <w:widowControl/>
              <w:spacing w:line="270" w:lineRule="atLeast"/>
              <w:jc w:val="left"/>
              <w:rPr>
                <w:del w:id="1215" w:author="田 恒" w:date="2021-12-23T22:20:00Z"/>
                <w:rFonts w:cs="Times New Roman" w:hint="eastAsia"/>
                <w:kern w:val="0"/>
                <w:sz w:val="20"/>
                <w:szCs w:val="20"/>
                <w:rPrChange w:id="1216" w:author="刘军涛" w:date="2021-12-22T16:41:00Z">
                  <w:rPr>
                    <w:del w:id="1217" w:author="田 恒" w:date="2021-12-23T22:20:00Z"/>
                    <w:rFonts w:ascii="����" w:hAnsi="����" w:cs="宋体" w:hint="eastAsia"/>
                    <w:kern w:val="0"/>
                    <w:sz w:val="20"/>
                    <w:szCs w:val="20"/>
                  </w:rPr>
                </w:rPrChange>
              </w:rPr>
            </w:pPr>
          </w:p>
        </w:tc>
        <w:tc>
          <w:tcPr>
            <w:tcW w:w="0" w:type="auto"/>
            <w:tcPrChange w:id="1218" w:author="刘军涛" w:date="2021-12-22T16:43:00Z">
              <w:tcPr>
                <w:tcW w:w="1007" w:type="dxa"/>
              </w:tcPr>
            </w:tcPrChange>
          </w:tcPr>
          <w:p w14:paraId="48E93DCC" w14:textId="263DD8D7" w:rsidR="009A72A6" w:rsidRPr="00EC6609" w:rsidDel="003064FC" w:rsidRDefault="009A72A6" w:rsidP="00885C28">
            <w:pPr>
              <w:widowControl/>
              <w:spacing w:line="270" w:lineRule="atLeast"/>
              <w:jc w:val="left"/>
              <w:rPr>
                <w:del w:id="1219" w:author="田 恒" w:date="2021-12-23T22:20:00Z"/>
                <w:rFonts w:cs="Times New Roman" w:hint="eastAsia"/>
                <w:kern w:val="0"/>
                <w:sz w:val="20"/>
                <w:szCs w:val="20"/>
                <w:vertAlign w:val="subscript"/>
                <w:rPrChange w:id="1220" w:author="刘军涛" w:date="2021-12-22T16:41:00Z">
                  <w:rPr>
                    <w:del w:id="1221" w:author="田 恒" w:date="2021-12-23T22:20:00Z"/>
                    <w:rFonts w:ascii="����" w:hAnsi="����" w:cs="宋体" w:hint="eastAsia"/>
                    <w:kern w:val="0"/>
                    <w:sz w:val="20"/>
                    <w:szCs w:val="20"/>
                    <w:vertAlign w:val="subscript"/>
                  </w:rPr>
                </w:rPrChange>
              </w:rPr>
            </w:pPr>
            <w:del w:id="1222" w:author="田 恒" w:date="2021-12-23T22:20:00Z">
              <w:r w:rsidRPr="00EC6609" w:rsidDel="003064FC">
                <w:rPr>
                  <w:rFonts w:cs="Times New Roman" w:hint="eastAsia"/>
                  <w:kern w:val="0"/>
                  <w:sz w:val="20"/>
                  <w:szCs w:val="20"/>
                  <w:rPrChange w:id="1223" w:author="刘军涛" w:date="2021-12-22T16:41:00Z">
                    <w:rPr>
                      <w:rFonts w:ascii="����" w:hAnsi="����" w:cs="宋体" w:hint="eastAsia"/>
                      <w:kern w:val="0"/>
                      <w:sz w:val="20"/>
                      <w:szCs w:val="20"/>
                    </w:rPr>
                  </w:rPrChange>
                </w:rPr>
                <w:delText>E</w:delText>
              </w:r>
              <w:r w:rsidRPr="00EC6609" w:rsidDel="003064FC">
                <w:rPr>
                  <w:rFonts w:cs="Times New Roman" w:hint="eastAsia"/>
                  <w:kern w:val="0"/>
                  <w:sz w:val="20"/>
                  <w:szCs w:val="20"/>
                  <w:vertAlign w:val="subscript"/>
                  <w:rPrChange w:id="1224" w:author="刘军涛" w:date="2021-12-22T16:41:00Z">
                    <w:rPr>
                      <w:rFonts w:ascii="����" w:hAnsi="����" w:cs="宋体" w:hint="eastAsia"/>
                      <w:kern w:val="0"/>
                      <w:sz w:val="20"/>
                      <w:szCs w:val="20"/>
                      <w:vertAlign w:val="subscript"/>
                    </w:rPr>
                  </w:rPrChange>
                </w:rPr>
                <w:delText>5</w:delText>
              </w:r>
            </w:del>
          </w:p>
        </w:tc>
        <w:tc>
          <w:tcPr>
            <w:tcW w:w="0" w:type="auto"/>
            <w:tcPrChange w:id="1225" w:author="刘军涛" w:date="2021-12-22T16:43:00Z">
              <w:tcPr>
                <w:tcW w:w="1007" w:type="dxa"/>
              </w:tcPr>
            </w:tcPrChange>
          </w:tcPr>
          <w:p w14:paraId="36F4867D" w14:textId="5D274835" w:rsidR="009A72A6" w:rsidRPr="00EC6609" w:rsidDel="003064FC" w:rsidRDefault="009A72A6" w:rsidP="00885C28">
            <w:pPr>
              <w:widowControl/>
              <w:spacing w:line="270" w:lineRule="atLeast"/>
              <w:jc w:val="left"/>
              <w:rPr>
                <w:del w:id="1226" w:author="田 恒" w:date="2021-12-23T22:20:00Z"/>
                <w:rFonts w:cs="Times New Roman" w:hint="eastAsia"/>
                <w:kern w:val="0"/>
                <w:sz w:val="20"/>
                <w:szCs w:val="20"/>
                <w:vertAlign w:val="subscript"/>
                <w:rPrChange w:id="1227" w:author="刘军涛" w:date="2021-12-22T16:41:00Z">
                  <w:rPr>
                    <w:del w:id="1228" w:author="田 恒" w:date="2021-12-23T22:20:00Z"/>
                    <w:rFonts w:ascii="����" w:hAnsi="����" w:cs="宋体" w:hint="eastAsia"/>
                    <w:kern w:val="0"/>
                    <w:sz w:val="20"/>
                    <w:szCs w:val="20"/>
                    <w:vertAlign w:val="subscript"/>
                  </w:rPr>
                </w:rPrChange>
              </w:rPr>
            </w:pPr>
            <w:del w:id="1229" w:author="田 恒" w:date="2021-12-23T22:20:00Z">
              <w:r w:rsidRPr="00EC6609" w:rsidDel="003064FC">
                <w:rPr>
                  <w:rFonts w:cs="Times New Roman" w:hint="eastAsia"/>
                  <w:kern w:val="0"/>
                  <w:sz w:val="20"/>
                  <w:szCs w:val="20"/>
                  <w:rPrChange w:id="1230" w:author="刘军涛" w:date="2021-12-22T16:41:00Z">
                    <w:rPr>
                      <w:rFonts w:ascii="����" w:hAnsi="����" w:cs="宋体" w:hint="eastAsia"/>
                      <w:kern w:val="0"/>
                      <w:sz w:val="20"/>
                      <w:szCs w:val="20"/>
                    </w:rPr>
                  </w:rPrChange>
                </w:rPr>
                <w:delText>F</w:delText>
              </w:r>
              <w:r w:rsidRPr="00EC6609" w:rsidDel="003064FC">
                <w:rPr>
                  <w:rFonts w:cs="Times New Roman" w:hint="eastAsia"/>
                  <w:kern w:val="0"/>
                  <w:sz w:val="20"/>
                  <w:szCs w:val="20"/>
                  <w:vertAlign w:val="subscript"/>
                  <w:rPrChange w:id="1231" w:author="刘军涛" w:date="2021-12-22T16:41:00Z">
                    <w:rPr>
                      <w:rFonts w:ascii="����" w:hAnsi="����" w:cs="宋体" w:hint="eastAsia"/>
                      <w:kern w:val="0"/>
                      <w:sz w:val="20"/>
                      <w:szCs w:val="20"/>
                      <w:vertAlign w:val="subscript"/>
                    </w:rPr>
                  </w:rPrChange>
                </w:rPr>
                <w:delText>4</w:delText>
              </w:r>
            </w:del>
          </w:p>
        </w:tc>
        <w:tc>
          <w:tcPr>
            <w:tcW w:w="0" w:type="auto"/>
            <w:tcPrChange w:id="1232" w:author="刘军涛" w:date="2021-12-22T16:43:00Z">
              <w:tcPr>
                <w:tcW w:w="1007" w:type="dxa"/>
              </w:tcPr>
            </w:tcPrChange>
          </w:tcPr>
          <w:p w14:paraId="5DD838E8" w14:textId="218911A0" w:rsidR="009A72A6" w:rsidRPr="00EC6609" w:rsidDel="003064FC" w:rsidRDefault="009A72A6" w:rsidP="00885C28">
            <w:pPr>
              <w:widowControl/>
              <w:spacing w:line="270" w:lineRule="atLeast"/>
              <w:jc w:val="left"/>
              <w:rPr>
                <w:del w:id="1233" w:author="田 恒" w:date="2021-12-23T22:20:00Z"/>
                <w:rFonts w:cs="Times New Roman" w:hint="eastAsia"/>
                <w:kern w:val="0"/>
                <w:sz w:val="20"/>
                <w:szCs w:val="20"/>
                <w:vertAlign w:val="subscript"/>
                <w:rPrChange w:id="1234" w:author="刘军涛" w:date="2021-12-22T16:41:00Z">
                  <w:rPr>
                    <w:del w:id="1235" w:author="田 恒" w:date="2021-12-23T22:20:00Z"/>
                    <w:rFonts w:ascii="����" w:hAnsi="����" w:cs="宋体" w:hint="eastAsia"/>
                    <w:kern w:val="0"/>
                    <w:sz w:val="20"/>
                    <w:szCs w:val="20"/>
                    <w:vertAlign w:val="subscript"/>
                  </w:rPr>
                </w:rPrChange>
              </w:rPr>
            </w:pPr>
            <w:del w:id="1236" w:author="田 恒" w:date="2021-12-23T22:20:00Z">
              <w:r w:rsidRPr="00EC6609" w:rsidDel="003064FC">
                <w:rPr>
                  <w:rFonts w:cs="Times New Roman" w:hint="eastAsia"/>
                  <w:kern w:val="0"/>
                  <w:sz w:val="20"/>
                  <w:szCs w:val="20"/>
                  <w:rPrChange w:id="1237" w:author="刘军涛" w:date="2021-12-22T16:41:00Z">
                    <w:rPr>
                      <w:rFonts w:ascii="����" w:hAnsi="����" w:cs="宋体" w:hint="eastAsia"/>
                      <w:kern w:val="0"/>
                      <w:sz w:val="20"/>
                      <w:szCs w:val="20"/>
                    </w:rPr>
                  </w:rPrChange>
                </w:rPr>
                <w:delText>G</w:delText>
              </w:r>
              <w:r w:rsidRPr="00EC6609" w:rsidDel="003064FC">
                <w:rPr>
                  <w:rFonts w:cs="Times New Roman" w:hint="eastAsia"/>
                  <w:kern w:val="0"/>
                  <w:sz w:val="20"/>
                  <w:szCs w:val="20"/>
                  <w:vertAlign w:val="subscript"/>
                  <w:rPrChange w:id="1238" w:author="刘军涛" w:date="2021-12-22T16:41:00Z">
                    <w:rPr>
                      <w:rFonts w:ascii="����" w:hAnsi="����" w:cs="宋体" w:hint="eastAsia"/>
                      <w:kern w:val="0"/>
                      <w:sz w:val="20"/>
                      <w:szCs w:val="20"/>
                      <w:vertAlign w:val="subscript"/>
                    </w:rPr>
                  </w:rPrChange>
                </w:rPr>
                <w:delText>3</w:delText>
              </w:r>
            </w:del>
          </w:p>
        </w:tc>
      </w:tr>
      <w:tr w:rsidR="009A72A6" w:rsidRPr="00EC6609" w:rsidDel="003064FC" w14:paraId="31CAF585" w14:textId="35068428" w:rsidTr="00620FC6">
        <w:trPr>
          <w:jc w:val="center"/>
          <w:del w:id="1239" w:author="田 恒" w:date="2021-12-23T22:20:00Z"/>
        </w:trPr>
        <w:tc>
          <w:tcPr>
            <w:tcW w:w="0" w:type="auto"/>
            <w:tcPrChange w:id="1240" w:author="刘军涛" w:date="2021-12-22T16:43:00Z">
              <w:tcPr>
                <w:tcW w:w="1007" w:type="dxa"/>
              </w:tcPr>
            </w:tcPrChange>
          </w:tcPr>
          <w:p w14:paraId="29128537" w14:textId="6DE74A81" w:rsidR="009A72A6" w:rsidRPr="00EC6609" w:rsidDel="003064FC" w:rsidRDefault="009A72A6" w:rsidP="00885C28">
            <w:pPr>
              <w:widowControl/>
              <w:spacing w:line="270" w:lineRule="atLeast"/>
              <w:jc w:val="left"/>
              <w:rPr>
                <w:del w:id="1241" w:author="田 恒" w:date="2021-12-23T22:20:00Z"/>
                <w:rFonts w:cs="Times New Roman" w:hint="eastAsia"/>
                <w:kern w:val="0"/>
                <w:sz w:val="20"/>
                <w:szCs w:val="20"/>
                <w:rPrChange w:id="1242" w:author="刘军涛" w:date="2021-12-22T16:41:00Z">
                  <w:rPr>
                    <w:del w:id="1243" w:author="田 恒" w:date="2021-12-23T22:20:00Z"/>
                    <w:rFonts w:ascii="����" w:hAnsi="����" w:cs="宋体" w:hint="eastAsia"/>
                    <w:kern w:val="0"/>
                    <w:sz w:val="20"/>
                    <w:szCs w:val="20"/>
                  </w:rPr>
                </w:rPrChange>
              </w:rPr>
            </w:pPr>
            <w:del w:id="1244" w:author="田 恒" w:date="2021-12-23T22:20:00Z">
              <w:r w:rsidRPr="00EC6609" w:rsidDel="003064FC">
                <w:rPr>
                  <w:rFonts w:cs="Times New Roman" w:hint="eastAsia"/>
                  <w:kern w:val="0"/>
                  <w:sz w:val="20"/>
                  <w:szCs w:val="20"/>
                  <w:rPrChange w:id="1245" w:author="刘军涛" w:date="2021-12-22T16:41:00Z">
                    <w:rPr>
                      <w:rFonts w:ascii="����" w:hAnsi="����" w:cs="宋体" w:hint="eastAsia"/>
                      <w:kern w:val="0"/>
                      <w:sz w:val="20"/>
                      <w:szCs w:val="20"/>
                    </w:rPr>
                  </w:rPrChange>
                </w:rPr>
                <w:delText>10</w:delText>
              </w:r>
            </w:del>
          </w:p>
        </w:tc>
        <w:tc>
          <w:tcPr>
            <w:tcW w:w="0" w:type="auto"/>
            <w:tcPrChange w:id="1246" w:author="刘军涛" w:date="2021-12-22T16:43:00Z">
              <w:tcPr>
                <w:tcW w:w="1007" w:type="dxa"/>
              </w:tcPr>
            </w:tcPrChange>
          </w:tcPr>
          <w:p w14:paraId="468D4FDE" w14:textId="5D2236B1" w:rsidR="009A72A6" w:rsidRPr="00EC6609" w:rsidDel="003064FC" w:rsidRDefault="009A72A6" w:rsidP="00885C28">
            <w:pPr>
              <w:widowControl/>
              <w:spacing w:line="270" w:lineRule="atLeast"/>
              <w:jc w:val="left"/>
              <w:rPr>
                <w:del w:id="1247" w:author="田 恒" w:date="2021-12-23T22:20:00Z"/>
                <w:rFonts w:cs="Times New Roman" w:hint="eastAsia"/>
                <w:kern w:val="0"/>
                <w:sz w:val="20"/>
                <w:szCs w:val="20"/>
                <w:rPrChange w:id="1248" w:author="刘军涛" w:date="2021-12-22T16:41:00Z">
                  <w:rPr>
                    <w:del w:id="1249" w:author="田 恒" w:date="2021-12-23T22:20:00Z"/>
                    <w:rFonts w:ascii="����" w:hAnsi="����" w:cs="宋体" w:hint="eastAsia"/>
                    <w:kern w:val="0"/>
                    <w:sz w:val="20"/>
                    <w:szCs w:val="20"/>
                  </w:rPr>
                </w:rPrChange>
              </w:rPr>
            </w:pPr>
          </w:p>
        </w:tc>
        <w:tc>
          <w:tcPr>
            <w:tcW w:w="0" w:type="auto"/>
            <w:tcPrChange w:id="1250" w:author="刘军涛" w:date="2021-12-22T16:43:00Z">
              <w:tcPr>
                <w:tcW w:w="1007" w:type="dxa"/>
              </w:tcPr>
            </w:tcPrChange>
          </w:tcPr>
          <w:p w14:paraId="363DDD07" w14:textId="0498F9A6" w:rsidR="009A72A6" w:rsidRPr="00EC6609" w:rsidDel="003064FC" w:rsidRDefault="009A72A6" w:rsidP="00885C28">
            <w:pPr>
              <w:widowControl/>
              <w:spacing w:line="270" w:lineRule="atLeast"/>
              <w:jc w:val="left"/>
              <w:rPr>
                <w:del w:id="1251" w:author="田 恒" w:date="2021-12-23T22:20:00Z"/>
                <w:rFonts w:cs="Times New Roman" w:hint="eastAsia"/>
                <w:kern w:val="0"/>
                <w:sz w:val="20"/>
                <w:szCs w:val="20"/>
                <w:rPrChange w:id="1252" w:author="刘军涛" w:date="2021-12-22T16:41:00Z">
                  <w:rPr>
                    <w:del w:id="1253" w:author="田 恒" w:date="2021-12-23T22:20:00Z"/>
                    <w:rFonts w:ascii="����" w:hAnsi="����" w:cs="宋体" w:hint="eastAsia"/>
                    <w:kern w:val="0"/>
                    <w:sz w:val="20"/>
                    <w:szCs w:val="20"/>
                  </w:rPr>
                </w:rPrChange>
              </w:rPr>
            </w:pPr>
          </w:p>
        </w:tc>
        <w:tc>
          <w:tcPr>
            <w:tcW w:w="0" w:type="auto"/>
            <w:tcPrChange w:id="1254" w:author="刘军涛" w:date="2021-12-22T16:43:00Z">
              <w:tcPr>
                <w:tcW w:w="1007" w:type="dxa"/>
              </w:tcPr>
            </w:tcPrChange>
          </w:tcPr>
          <w:p w14:paraId="7E55262A" w14:textId="7BAE0482" w:rsidR="009A72A6" w:rsidRPr="00EC6609" w:rsidDel="003064FC" w:rsidRDefault="009A72A6" w:rsidP="00885C28">
            <w:pPr>
              <w:widowControl/>
              <w:spacing w:line="270" w:lineRule="atLeast"/>
              <w:jc w:val="left"/>
              <w:rPr>
                <w:del w:id="1255" w:author="田 恒" w:date="2021-12-23T22:20:00Z"/>
                <w:rFonts w:cs="Times New Roman" w:hint="eastAsia"/>
                <w:kern w:val="0"/>
                <w:sz w:val="20"/>
                <w:szCs w:val="20"/>
                <w:rPrChange w:id="1256" w:author="刘军涛" w:date="2021-12-22T16:41:00Z">
                  <w:rPr>
                    <w:del w:id="1257" w:author="田 恒" w:date="2021-12-23T22:20:00Z"/>
                    <w:rFonts w:ascii="����" w:hAnsi="����" w:cs="宋体" w:hint="eastAsia"/>
                    <w:kern w:val="0"/>
                    <w:sz w:val="20"/>
                    <w:szCs w:val="20"/>
                  </w:rPr>
                </w:rPrChange>
              </w:rPr>
            </w:pPr>
          </w:p>
        </w:tc>
        <w:tc>
          <w:tcPr>
            <w:tcW w:w="0" w:type="auto"/>
            <w:tcPrChange w:id="1258" w:author="刘军涛" w:date="2021-12-22T16:43:00Z">
              <w:tcPr>
                <w:tcW w:w="1007" w:type="dxa"/>
              </w:tcPr>
            </w:tcPrChange>
          </w:tcPr>
          <w:p w14:paraId="23A6042F" w14:textId="5DEFD9B3" w:rsidR="009A72A6" w:rsidRPr="00EC6609" w:rsidDel="003064FC" w:rsidRDefault="009A72A6" w:rsidP="00885C28">
            <w:pPr>
              <w:widowControl/>
              <w:spacing w:line="270" w:lineRule="atLeast"/>
              <w:jc w:val="left"/>
              <w:rPr>
                <w:del w:id="1259" w:author="田 恒" w:date="2021-12-23T22:20:00Z"/>
                <w:rFonts w:cs="Times New Roman" w:hint="eastAsia"/>
                <w:kern w:val="0"/>
                <w:sz w:val="20"/>
                <w:szCs w:val="20"/>
                <w:rPrChange w:id="1260" w:author="刘军涛" w:date="2021-12-22T16:41:00Z">
                  <w:rPr>
                    <w:del w:id="1261" w:author="田 恒" w:date="2021-12-23T22:20:00Z"/>
                    <w:rFonts w:ascii="����" w:hAnsi="����" w:cs="宋体" w:hint="eastAsia"/>
                    <w:kern w:val="0"/>
                    <w:sz w:val="20"/>
                    <w:szCs w:val="20"/>
                  </w:rPr>
                </w:rPrChange>
              </w:rPr>
            </w:pPr>
          </w:p>
        </w:tc>
        <w:tc>
          <w:tcPr>
            <w:tcW w:w="0" w:type="auto"/>
            <w:tcPrChange w:id="1262" w:author="刘军涛" w:date="2021-12-22T16:43:00Z">
              <w:tcPr>
                <w:tcW w:w="1007" w:type="dxa"/>
              </w:tcPr>
            </w:tcPrChange>
          </w:tcPr>
          <w:p w14:paraId="32FB3A58" w14:textId="557F8636" w:rsidR="009A72A6" w:rsidRPr="00EC6609" w:rsidDel="003064FC" w:rsidRDefault="009A72A6" w:rsidP="00885C28">
            <w:pPr>
              <w:widowControl/>
              <w:spacing w:line="270" w:lineRule="atLeast"/>
              <w:jc w:val="left"/>
              <w:rPr>
                <w:del w:id="1263" w:author="田 恒" w:date="2021-12-23T22:20:00Z"/>
                <w:rFonts w:cs="Times New Roman" w:hint="eastAsia"/>
                <w:kern w:val="0"/>
                <w:sz w:val="20"/>
                <w:szCs w:val="20"/>
                <w:rPrChange w:id="1264" w:author="刘军涛" w:date="2021-12-22T16:41:00Z">
                  <w:rPr>
                    <w:del w:id="1265" w:author="田 恒" w:date="2021-12-23T22:20:00Z"/>
                    <w:rFonts w:ascii="����" w:hAnsi="����" w:cs="宋体" w:hint="eastAsia"/>
                    <w:kern w:val="0"/>
                    <w:sz w:val="20"/>
                    <w:szCs w:val="20"/>
                  </w:rPr>
                </w:rPrChange>
              </w:rPr>
            </w:pPr>
          </w:p>
        </w:tc>
        <w:tc>
          <w:tcPr>
            <w:tcW w:w="0" w:type="auto"/>
            <w:tcPrChange w:id="1266" w:author="刘军涛" w:date="2021-12-22T16:43:00Z">
              <w:tcPr>
                <w:tcW w:w="1007" w:type="dxa"/>
              </w:tcPr>
            </w:tcPrChange>
          </w:tcPr>
          <w:p w14:paraId="6AFA0F71" w14:textId="506460B2" w:rsidR="009A72A6" w:rsidRPr="00EC6609" w:rsidDel="003064FC" w:rsidRDefault="009A72A6" w:rsidP="00885C28">
            <w:pPr>
              <w:widowControl/>
              <w:spacing w:line="270" w:lineRule="atLeast"/>
              <w:jc w:val="left"/>
              <w:rPr>
                <w:del w:id="1267" w:author="田 恒" w:date="2021-12-23T22:20:00Z"/>
                <w:rFonts w:cs="Times New Roman" w:hint="eastAsia"/>
                <w:kern w:val="0"/>
                <w:sz w:val="20"/>
                <w:szCs w:val="20"/>
                <w:vertAlign w:val="subscript"/>
                <w:rPrChange w:id="1268" w:author="刘军涛" w:date="2021-12-22T16:41:00Z">
                  <w:rPr>
                    <w:del w:id="1269" w:author="田 恒" w:date="2021-12-23T22:20:00Z"/>
                    <w:rFonts w:ascii="����" w:hAnsi="����" w:cs="宋体" w:hint="eastAsia"/>
                    <w:kern w:val="0"/>
                    <w:sz w:val="20"/>
                    <w:szCs w:val="20"/>
                    <w:vertAlign w:val="subscript"/>
                  </w:rPr>
                </w:rPrChange>
              </w:rPr>
            </w:pPr>
            <w:del w:id="1270" w:author="田 恒" w:date="2021-12-23T22:20:00Z">
              <w:r w:rsidRPr="00EC6609" w:rsidDel="003064FC">
                <w:rPr>
                  <w:rFonts w:cs="Times New Roman" w:hint="eastAsia"/>
                  <w:kern w:val="0"/>
                  <w:sz w:val="20"/>
                  <w:szCs w:val="20"/>
                  <w:rPrChange w:id="1271" w:author="刘军涛" w:date="2021-12-22T16:41:00Z">
                    <w:rPr>
                      <w:rFonts w:ascii="����" w:hAnsi="����" w:cs="宋体" w:hint="eastAsia"/>
                      <w:kern w:val="0"/>
                      <w:sz w:val="20"/>
                      <w:szCs w:val="20"/>
                    </w:rPr>
                  </w:rPrChange>
                </w:rPr>
                <w:delText>F</w:delText>
              </w:r>
              <w:r w:rsidRPr="00EC6609" w:rsidDel="003064FC">
                <w:rPr>
                  <w:rFonts w:cs="Times New Roman" w:hint="eastAsia"/>
                  <w:kern w:val="0"/>
                  <w:sz w:val="20"/>
                  <w:szCs w:val="20"/>
                  <w:vertAlign w:val="subscript"/>
                  <w:rPrChange w:id="1272" w:author="刘军涛" w:date="2021-12-22T16:41:00Z">
                    <w:rPr>
                      <w:rFonts w:ascii="����" w:hAnsi="����" w:cs="宋体" w:hint="eastAsia"/>
                      <w:kern w:val="0"/>
                      <w:sz w:val="20"/>
                      <w:szCs w:val="20"/>
                      <w:vertAlign w:val="subscript"/>
                    </w:rPr>
                  </w:rPrChange>
                </w:rPr>
                <w:delText>5</w:delText>
              </w:r>
            </w:del>
          </w:p>
        </w:tc>
        <w:tc>
          <w:tcPr>
            <w:tcW w:w="0" w:type="auto"/>
            <w:tcPrChange w:id="1273" w:author="刘军涛" w:date="2021-12-22T16:43:00Z">
              <w:tcPr>
                <w:tcW w:w="1007" w:type="dxa"/>
              </w:tcPr>
            </w:tcPrChange>
          </w:tcPr>
          <w:p w14:paraId="162F5B36" w14:textId="61D49FE2" w:rsidR="009A72A6" w:rsidRPr="00EC6609" w:rsidDel="003064FC" w:rsidRDefault="009A72A6" w:rsidP="00885C28">
            <w:pPr>
              <w:widowControl/>
              <w:spacing w:line="270" w:lineRule="atLeast"/>
              <w:jc w:val="left"/>
              <w:rPr>
                <w:del w:id="1274" w:author="田 恒" w:date="2021-12-23T22:20:00Z"/>
                <w:rFonts w:cs="Times New Roman" w:hint="eastAsia"/>
                <w:kern w:val="0"/>
                <w:sz w:val="20"/>
                <w:szCs w:val="20"/>
                <w:vertAlign w:val="subscript"/>
                <w:rPrChange w:id="1275" w:author="刘军涛" w:date="2021-12-22T16:41:00Z">
                  <w:rPr>
                    <w:del w:id="1276" w:author="田 恒" w:date="2021-12-23T22:20:00Z"/>
                    <w:rFonts w:ascii="����" w:hAnsi="����" w:cs="宋体" w:hint="eastAsia"/>
                    <w:kern w:val="0"/>
                    <w:sz w:val="20"/>
                    <w:szCs w:val="20"/>
                    <w:vertAlign w:val="subscript"/>
                  </w:rPr>
                </w:rPrChange>
              </w:rPr>
            </w:pPr>
            <w:del w:id="1277" w:author="田 恒" w:date="2021-12-23T22:20:00Z">
              <w:r w:rsidRPr="00EC6609" w:rsidDel="003064FC">
                <w:rPr>
                  <w:rFonts w:cs="Times New Roman" w:hint="eastAsia"/>
                  <w:kern w:val="0"/>
                  <w:sz w:val="20"/>
                  <w:szCs w:val="20"/>
                  <w:rPrChange w:id="1278" w:author="刘军涛" w:date="2021-12-22T16:41:00Z">
                    <w:rPr>
                      <w:rFonts w:ascii="����" w:hAnsi="����" w:cs="宋体" w:hint="eastAsia"/>
                      <w:kern w:val="0"/>
                      <w:sz w:val="20"/>
                      <w:szCs w:val="20"/>
                    </w:rPr>
                  </w:rPrChange>
                </w:rPr>
                <w:delText>G</w:delText>
              </w:r>
              <w:r w:rsidRPr="00EC6609" w:rsidDel="003064FC">
                <w:rPr>
                  <w:rFonts w:cs="Times New Roman" w:hint="eastAsia"/>
                  <w:kern w:val="0"/>
                  <w:sz w:val="20"/>
                  <w:szCs w:val="20"/>
                  <w:vertAlign w:val="subscript"/>
                  <w:rPrChange w:id="1279" w:author="刘军涛" w:date="2021-12-22T16:41:00Z">
                    <w:rPr>
                      <w:rFonts w:ascii="����" w:hAnsi="����" w:cs="宋体" w:hint="eastAsia"/>
                      <w:kern w:val="0"/>
                      <w:sz w:val="20"/>
                      <w:szCs w:val="20"/>
                      <w:vertAlign w:val="subscript"/>
                    </w:rPr>
                  </w:rPrChange>
                </w:rPr>
                <w:delText>4</w:delText>
              </w:r>
            </w:del>
          </w:p>
        </w:tc>
      </w:tr>
      <w:tr w:rsidR="009A72A6" w:rsidRPr="00EC6609" w:rsidDel="003064FC" w14:paraId="7CEF6864" w14:textId="6E52F105" w:rsidTr="00620FC6">
        <w:trPr>
          <w:jc w:val="center"/>
          <w:del w:id="1280" w:author="田 恒" w:date="2021-12-23T22:20:00Z"/>
        </w:trPr>
        <w:tc>
          <w:tcPr>
            <w:tcW w:w="0" w:type="auto"/>
            <w:tcBorders>
              <w:bottom w:val="single" w:sz="12" w:space="0" w:color="auto"/>
            </w:tcBorders>
            <w:tcPrChange w:id="1281" w:author="刘军涛" w:date="2021-12-22T16:43:00Z">
              <w:tcPr>
                <w:tcW w:w="1007" w:type="dxa"/>
                <w:tcBorders>
                  <w:bottom w:val="single" w:sz="12" w:space="0" w:color="auto"/>
                </w:tcBorders>
              </w:tcPr>
            </w:tcPrChange>
          </w:tcPr>
          <w:p w14:paraId="5239AD0E" w14:textId="2B52E1A6" w:rsidR="009A72A6" w:rsidRPr="00EC6609" w:rsidDel="003064FC" w:rsidRDefault="009A72A6" w:rsidP="00885C28">
            <w:pPr>
              <w:widowControl/>
              <w:spacing w:line="270" w:lineRule="atLeast"/>
              <w:jc w:val="left"/>
              <w:rPr>
                <w:del w:id="1282" w:author="田 恒" w:date="2021-12-23T22:20:00Z"/>
                <w:rFonts w:cs="Times New Roman" w:hint="eastAsia"/>
                <w:kern w:val="0"/>
                <w:sz w:val="20"/>
                <w:szCs w:val="20"/>
                <w:rPrChange w:id="1283" w:author="刘军涛" w:date="2021-12-22T16:41:00Z">
                  <w:rPr>
                    <w:del w:id="1284" w:author="田 恒" w:date="2021-12-23T22:20:00Z"/>
                    <w:rFonts w:ascii="����" w:hAnsi="����" w:cs="宋体" w:hint="eastAsia"/>
                    <w:kern w:val="0"/>
                    <w:sz w:val="20"/>
                    <w:szCs w:val="20"/>
                  </w:rPr>
                </w:rPrChange>
              </w:rPr>
            </w:pPr>
            <w:del w:id="1285" w:author="田 恒" w:date="2021-12-23T22:20:00Z">
              <w:r w:rsidRPr="00EC6609" w:rsidDel="003064FC">
                <w:rPr>
                  <w:rFonts w:cs="Times New Roman" w:hint="eastAsia"/>
                  <w:kern w:val="0"/>
                  <w:sz w:val="20"/>
                  <w:szCs w:val="20"/>
                  <w:rPrChange w:id="1286" w:author="刘军涛" w:date="2021-12-22T16:41:00Z">
                    <w:rPr>
                      <w:rFonts w:ascii="����" w:hAnsi="����" w:cs="宋体" w:hint="eastAsia"/>
                      <w:kern w:val="0"/>
                      <w:sz w:val="20"/>
                      <w:szCs w:val="20"/>
                    </w:rPr>
                  </w:rPrChange>
                </w:rPr>
                <w:delText>11</w:delText>
              </w:r>
            </w:del>
          </w:p>
        </w:tc>
        <w:tc>
          <w:tcPr>
            <w:tcW w:w="0" w:type="auto"/>
            <w:tcBorders>
              <w:bottom w:val="single" w:sz="12" w:space="0" w:color="auto"/>
            </w:tcBorders>
            <w:tcPrChange w:id="1287" w:author="刘军涛" w:date="2021-12-22T16:43:00Z">
              <w:tcPr>
                <w:tcW w:w="1007" w:type="dxa"/>
                <w:tcBorders>
                  <w:bottom w:val="single" w:sz="12" w:space="0" w:color="auto"/>
                </w:tcBorders>
              </w:tcPr>
            </w:tcPrChange>
          </w:tcPr>
          <w:p w14:paraId="09B0E5B4" w14:textId="25A77340" w:rsidR="009A72A6" w:rsidRPr="00EC6609" w:rsidDel="003064FC" w:rsidRDefault="009A72A6" w:rsidP="00885C28">
            <w:pPr>
              <w:widowControl/>
              <w:spacing w:line="270" w:lineRule="atLeast"/>
              <w:jc w:val="left"/>
              <w:rPr>
                <w:del w:id="1288" w:author="田 恒" w:date="2021-12-23T22:20:00Z"/>
                <w:rFonts w:cs="Times New Roman" w:hint="eastAsia"/>
                <w:kern w:val="0"/>
                <w:sz w:val="20"/>
                <w:szCs w:val="20"/>
                <w:rPrChange w:id="1289" w:author="刘军涛" w:date="2021-12-22T16:41:00Z">
                  <w:rPr>
                    <w:del w:id="1290" w:author="田 恒" w:date="2021-12-23T22:20:00Z"/>
                    <w:rFonts w:ascii="����" w:hAnsi="����" w:cs="宋体" w:hint="eastAsia"/>
                    <w:kern w:val="0"/>
                    <w:sz w:val="20"/>
                    <w:szCs w:val="20"/>
                  </w:rPr>
                </w:rPrChange>
              </w:rPr>
            </w:pPr>
          </w:p>
        </w:tc>
        <w:tc>
          <w:tcPr>
            <w:tcW w:w="0" w:type="auto"/>
            <w:tcBorders>
              <w:bottom w:val="single" w:sz="12" w:space="0" w:color="auto"/>
            </w:tcBorders>
            <w:tcPrChange w:id="1291" w:author="刘军涛" w:date="2021-12-22T16:43:00Z">
              <w:tcPr>
                <w:tcW w:w="1007" w:type="dxa"/>
                <w:tcBorders>
                  <w:bottom w:val="single" w:sz="12" w:space="0" w:color="auto"/>
                </w:tcBorders>
              </w:tcPr>
            </w:tcPrChange>
          </w:tcPr>
          <w:p w14:paraId="6268E848" w14:textId="23FD1ED7" w:rsidR="009A72A6" w:rsidRPr="00EC6609" w:rsidDel="003064FC" w:rsidRDefault="009A72A6" w:rsidP="00885C28">
            <w:pPr>
              <w:widowControl/>
              <w:spacing w:line="270" w:lineRule="atLeast"/>
              <w:jc w:val="left"/>
              <w:rPr>
                <w:del w:id="1292" w:author="田 恒" w:date="2021-12-23T22:20:00Z"/>
                <w:rFonts w:cs="Times New Roman" w:hint="eastAsia"/>
                <w:kern w:val="0"/>
                <w:sz w:val="20"/>
                <w:szCs w:val="20"/>
                <w:rPrChange w:id="1293" w:author="刘军涛" w:date="2021-12-22T16:41:00Z">
                  <w:rPr>
                    <w:del w:id="1294" w:author="田 恒" w:date="2021-12-23T22:20:00Z"/>
                    <w:rFonts w:ascii="����" w:hAnsi="����" w:cs="宋体" w:hint="eastAsia"/>
                    <w:kern w:val="0"/>
                    <w:sz w:val="20"/>
                    <w:szCs w:val="20"/>
                  </w:rPr>
                </w:rPrChange>
              </w:rPr>
            </w:pPr>
          </w:p>
        </w:tc>
        <w:tc>
          <w:tcPr>
            <w:tcW w:w="0" w:type="auto"/>
            <w:tcBorders>
              <w:bottom w:val="single" w:sz="12" w:space="0" w:color="auto"/>
            </w:tcBorders>
            <w:tcPrChange w:id="1295" w:author="刘军涛" w:date="2021-12-22T16:43:00Z">
              <w:tcPr>
                <w:tcW w:w="1007" w:type="dxa"/>
                <w:tcBorders>
                  <w:bottom w:val="single" w:sz="12" w:space="0" w:color="auto"/>
                </w:tcBorders>
              </w:tcPr>
            </w:tcPrChange>
          </w:tcPr>
          <w:p w14:paraId="6DA3ED57" w14:textId="4094E79C" w:rsidR="009A72A6" w:rsidRPr="00EC6609" w:rsidDel="003064FC" w:rsidRDefault="009A72A6" w:rsidP="00885C28">
            <w:pPr>
              <w:widowControl/>
              <w:spacing w:line="270" w:lineRule="atLeast"/>
              <w:jc w:val="left"/>
              <w:rPr>
                <w:del w:id="1296" w:author="田 恒" w:date="2021-12-23T22:20:00Z"/>
                <w:rFonts w:cs="Times New Roman" w:hint="eastAsia"/>
                <w:kern w:val="0"/>
                <w:sz w:val="20"/>
                <w:szCs w:val="20"/>
                <w:rPrChange w:id="1297" w:author="刘军涛" w:date="2021-12-22T16:41:00Z">
                  <w:rPr>
                    <w:del w:id="1298" w:author="田 恒" w:date="2021-12-23T22:20:00Z"/>
                    <w:rFonts w:ascii="����" w:hAnsi="����" w:cs="宋体" w:hint="eastAsia"/>
                    <w:kern w:val="0"/>
                    <w:sz w:val="20"/>
                    <w:szCs w:val="20"/>
                  </w:rPr>
                </w:rPrChange>
              </w:rPr>
            </w:pPr>
          </w:p>
        </w:tc>
        <w:tc>
          <w:tcPr>
            <w:tcW w:w="0" w:type="auto"/>
            <w:tcBorders>
              <w:bottom w:val="single" w:sz="12" w:space="0" w:color="auto"/>
            </w:tcBorders>
            <w:tcPrChange w:id="1299" w:author="刘军涛" w:date="2021-12-22T16:43:00Z">
              <w:tcPr>
                <w:tcW w:w="1007" w:type="dxa"/>
                <w:tcBorders>
                  <w:bottom w:val="single" w:sz="12" w:space="0" w:color="auto"/>
                </w:tcBorders>
              </w:tcPr>
            </w:tcPrChange>
          </w:tcPr>
          <w:p w14:paraId="44D524FB" w14:textId="2B862CC8" w:rsidR="009A72A6" w:rsidRPr="00EC6609" w:rsidDel="003064FC" w:rsidRDefault="009A72A6" w:rsidP="00885C28">
            <w:pPr>
              <w:widowControl/>
              <w:spacing w:line="270" w:lineRule="atLeast"/>
              <w:jc w:val="left"/>
              <w:rPr>
                <w:del w:id="1300" w:author="田 恒" w:date="2021-12-23T22:20:00Z"/>
                <w:rFonts w:cs="Times New Roman" w:hint="eastAsia"/>
                <w:kern w:val="0"/>
                <w:sz w:val="20"/>
                <w:szCs w:val="20"/>
                <w:rPrChange w:id="1301" w:author="刘军涛" w:date="2021-12-22T16:41:00Z">
                  <w:rPr>
                    <w:del w:id="1302" w:author="田 恒" w:date="2021-12-23T22:20:00Z"/>
                    <w:rFonts w:ascii="����" w:hAnsi="����" w:cs="宋体" w:hint="eastAsia"/>
                    <w:kern w:val="0"/>
                    <w:sz w:val="20"/>
                    <w:szCs w:val="20"/>
                  </w:rPr>
                </w:rPrChange>
              </w:rPr>
            </w:pPr>
          </w:p>
        </w:tc>
        <w:tc>
          <w:tcPr>
            <w:tcW w:w="0" w:type="auto"/>
            <w:tcBorders>
              <w:bottom w:val="single" w:sz="12" w:space="0" w:color="auto"/>
            </w:tcBorders>
            <w:tcPrChange w:id="1303" w:author="刘军涛" w:date="2021-12-22T16:43:00Z">
              <w:tcPr>
                <w:tcW w:w="1007" w:type="dxa"/>
                <w:tcBorders>
                  <w:bottom w:val="single" w:sz="12" w:space="0" w:color="auto"/>
                </w:tcBorders>
              </w:tcPr>
            </w:tcPrChange>
          </w:tcPr>
          <w:p w14:paraId="3FF88D1F" w14:textId="5570B7B7" w:rsidR="009A72A6" w:rsidRPr="00EC6609" w:rsidDel="003064FC" w:rsidRDefault="009A72A6" w:rsidP="00885C28">
            <w:pPr>
              <w:widowControl/>
              <w:spacing w:line="270" w:lineRule="atLeast"/>
              <w:jc w:val="left"/>
              <w:rPr>
                <w:del w:id="1304" w:author="田 恒" w:date="2021-12-23T22:20:00Z"/>
                <w:rFonts w:cs="Times New Roman" w:hint="eastAsia"/>
                <w:kern w:val="0"/>
                <w:sz w:val="20"/>
                <w:szCs w:val="20"/>
                <w:rPrChange w:id="1305" w:author="刘军涛" w:date="2021-12-22T16:41:00Z">
                  <w:rPr>
                    <w:del w:id="1306" w:author="田 恒" w:date="2021-12-23T22:20:00Z"/>
                    <w:rFonts w:ascii="����" w:hAnsi="����" w:cs="宋体" w:hint="eastAsia"/>
                    <w:kern w:val="0"/>
                    <w:sz w:val="20"/>
                    <w:szCs w:val="20"/>
                  </w:rPr>
                </w:rPrChange>
              </w:rPr>
            </w:pPr>
          </w:p>
        </w:tc>
        <w:tc>
          <w:tcPr>
            <w:tcW w:w="0" w:type="auto"/>
            <w:tcBorders>
              <w:bottom w:val="single" w:sz="12" w:space="0" w:color="auto"/>
            </w:tcBorders>
            <w:tcPrChange w:id="1307" w:author="刘军涛" w:date="2021-12-22T16:43:00Z">
              <w:tcPr>
                <w:tcW w:w="1007" w:type="dxa"/>
                <w:tcBorders>
                  <w:bottom w:val="single" w:sz="12" w:space="0" w:color="auto"/>
                </w:tcBorders>
              </w:tcPr>
            </w:tcPrChange>
          </w:tcPr>
          <w:p w14:paraId="3D4AB33B" w14:textId="6044D71F" w:rsidR="009A72A6" w:rsidRPr="00EC6609" w:rsidDel="003064FC" w:rsidRDefault="009A72A6" w:rsidP="00885C28">
            <w:pPr>
              <w:widowControl/>
              <w:spacing w:line="270" w:lineRule="atLeast"/>
              <w:jc w:val="left"/>
              <w:rPr>
                <w:del w:id="1308" w:author="田 恒" w:date="2021-12-23T22:20:00Z"/>
                <w:rFonts w:cs="Times New Roman" w:hint="eastAsia"/>
                <w:kern w:val="0"/>
                <w:sz w:val="20"/>
                <w:szCs w:val="20"/>
                <w:rPrChange w:id="1309" w:author="刘军涛" w:date="2021-12-22T16:41:00Z">
                  <w:rPr>
                    <w:del w:id="1310" w:author="田 恒" w:date="2021-12-23T22:20:00Z"/>
                    <w:rFonts w:ascii="����" w:hAnsi="����" w:cs="宋体" w:hint="eastAsia"/>
                    <w:kern w:val="0"/>
                    <w:sz w:val="20"/>
                    <w:szCs w:val="20"/>
                  </w:rPr>
                </w:rPrChange>
              </w:rPr>
            </w:pPr>
          </w:p>
        </w:tc>
        <w:tc>
          <w:tcPr>
            <w:tcW w:w="0" w:type="auto"/>
            <w:tcBorders>
              <w:bottom w:val="single" w:sz="12" w:space="0" w:color="auto"/>
            </w:tcBorders>
            <w:tcPrChange w:id="1311" w:author="刘军涛" w:date="2021-12-22T16:43:00Z">
              <w:tcPr>
                <w:tcW w:w="1007" w:type="dxa"/>
                <w:tcBorders>
                  <w:bottom w:val="single" w:sz="12" w:space="0" w:color="auto"/>
                </w:tcBorders>
              </w:tcPr>
            </w:tcPrChange>
          </w:tcPr>
          <w:p w14:paraId="75CAB785" w14:textId="5CE23D35" w:rsidR="009A72A6" w:rsidRPr="00EC6609" w:rsidDel="003064FC" w:rsidRDefault="009A72A6" w:rsidP="00885C28">
            <w:pPr>
              <w:widowControl/>
              <w:spacing w:line="270" w:lineRule="atLeast"/>
              <w:jc w:val="left"/>
              <w:rPr>
                <w:del w:id="1312" w:author="田 恒" w:date="2021-12-23T22:20:00Z"/>
                <w:rFonts w:cs="Times New Roman" w:hint="eastAsia"/>
                <w:kern w:val="0"/>
                <w:sz w:val="20"/>
                <w:szCs w:val="20"/>
                <w:vertAlign w:val="subscript"/>
                <w:rPrChange w:id="1313" w:author="刘军涛" w:date="2021-12-22T16:41:00Z">
                  <w:rPr>
                    <w:del w:id="1314" w:author="田 恒" w:date="2021-12-23T22:20:00Z"/>
                    <w:rFonts w:ascii="����" w:hAnsi="����" w:cs="宋体" w:hint="eastAsia"/>
                    <w:kern w:val="0"/>
                    <w:sz w:val="20"/>
                    <w:szCs w:val="20"/>
                    <w:vertAlign w:val="subscript"/>
                  </w:rPr>
                </w:rPrChange>
              </w:rPr>
            </w:pPr>
            <w:del w:id="1315" w:author="田 恒" w:date="2021-12-23T22:20:00Z">
              <w:r w:rsidRPr="00EC6609" w:rsidDel="003064FC">
                <w:rPr>
                  <w:rFonts w:cs="Times New Roman" w:hint="eastAsia"/>
                  <w:kern w:val="0"/>
                  <w:sz w:val="20"/>
                  <w:szCs w:val="20"/>
                  <w:rPrChange w:id="1316" w:author="刘军涛" w:date="2021-12-22T16:41:00Z">
                    <w:rPr>
                      <w:rFonts w:ascii="����" w:hAnsi="����" w:cs="宋体" w:hint="eastAsia"/>
                      <w:kern w:val="0"/>
                      <w:sz w:val="20"/>
                      <w:szCs w:val="20"/>
                    </w:rPr>
                  </w:rPrChange>
                </w:rPr>
                <w:delText>G</w:delText>
              </w:r>
              <w:r w:rsidRPr="00EC6609" w:rsidDel="003064FC">
                <w:rPr>
                  <w:rFonts w:cs="Times New Roman" w:hint="eastAsia"/>
                  <w:kern w:val="0"/>
                  <w:sz w:val="20"/>
                  <w:szCs w:val="20"/>
                  <w:vertAlign w:val="subscript"/>
                  <w:rPrChange w:id="1317" w:author="刘军涛" w:date="2021-12-22T16:41:00Z">
                    <w:rPr>
                      <w:rFonts w:ascii="����" w:hAnsi="����" w:cs="宋体" w:hint="eastAsia"/>
                      <w:kern w:val="0"/>
                      <w:sz w:val="20"/>
                      <w:szCs w:val="20"/>
                      <w:vertAlign w:val="subscript"/>
                    </w:rPr>
                  </w:rPrChange>
                </w:rPr>
                <w:delText>5</w:delText>
              </w:r>
            </w:del>
          </w:p>
        </w:tc>
      </w:tr>
    </w:tbl>
    <w:p w14:paraId="184ED698" w14:textId="7EF533B0" w:rsidR="00B26AE1" w:rsidRPr="00EC6609" w:rsidDel="003064FC" w:rsidRDefault="00B26AE1" w:rsidP="008567D9">
      <w:pPr>
        <w:widowControl/>
        <w:spacing w:line="270" w:lineRule="atLeast"/>
        <w:ind w:firstLine="405"/>
        <w:jc w:val="left"/>
        <w:rPr>
          <w:del w:id="1318" w:author="田 恒" w:date="2021-12-23T22:20:00Z"/>
          <w:rFonts w:cs="Times New Roman" w:hint="eastAsia"/>
          <w:kern w:val="0"/>
          <w:sz w:val="20"/>
          <w:szCs w:val="20"/>
          <w:rPrChange w:id="1319" w:author="刘军涛" w:date="2021-12-22T16:41:00Z">
            <w:rPr>
              <w:del w:id="1320" w:author="田 恒" w:date="2021-12-23T22:20:00Z"/>
              <w:rFonts w:ascii="����" w:hAnsi="����" w:cs="宋体" w:hint="eastAsia"/>
              <w:kern w:val="0"/>
              <w:sz w:val="20"/>
              <w:szCs w:val="20"/>
            </w:rPr>
          </w:rPrChange>
        </w:rPr>
      </w:pPr>
    </w:p>
    <w:p w14:paraId="195B9930" w14:textId="2D9603CE" w:rsidR="00996933" w:rsidRPr="00EC6609" w:rsidDel="003064FC" w:rsidRDefault="00BA32E2" w:rsidP="00996933">
      <w:pPr>
        <w:widowControl/>
        <w:spacing w:line="270" w:lineRule="atLeast"/>
        <w:jc w:val="center"/>
        <w:rPr>
          <w:del w:id="1321" w:author="田 恒" w:date="2021-12-23T22:20:00Z"/>
          <w:rFonts w:cs="Times New Roman" w:hint="eastAsia"/>
          <w:kern w:val="0"/>
          <w:sz w:val="20"/>
          <w:szCs w:val="20"/>
          <w:rPrChange w:id="1322" w:author="刘军涛" w:date="2021-12-22T16:41:00Z">
            <w:rPr>
              <w:del w:id="1323" w:author="田 恒" w:date="2021-12-23T22:20:00Z"/>
              <w:rFonts w:ascii="����" w:hAnsi="����" w:cs="宋体" w:hint="eastAsia"/>
              <w:kern w:val="0"/>
              <w:sz w:val="20"/>
              <w:szCs w:val="20"/>
            </w:rPr>
          </w:rPrChange>
        </w:rPr>
      </w:pPr>
      <w:del w:id="1324" w:author="田 恒" w:date="2021-12-23T22:20:00Z">
        <w:r w:rsidRPr="00EC6609" w:rsidDel="003064FC">
          <w:rPr>
            <w:rFonts w:cs="Times New Roman" w:hint="eastAsia"/>
            <w:noProof/>
            <w:kern w:val="0"/>
            <w:sz w:val="20"/>
            <w:szCs w:val="20"/>
            <w:rPrChange w:id="1325" w:author="刘军涛" w:date="2021-12-22T16:41:00Z">
              <w:rPr>
                <w:rFonts w:ascii="����" w:hAnsi="����" w:cs="宋体" w:hint="eastAsia"/>
                <w:noProof/>
                <w:kern w:val="0"/>
                <w:sz w:val="20"/>
                <w:szCs w:val="20"/>
              </w:rPr>
            </w:rPrChange>
          </w:rPr>
          <w:drawing>
            <wp:inline distT="0" distB="0" distL="0" distR="0" wp14:anchorId="05A53B05" wp14:editId="70F03C67">
              <wp:extent cx="5270500" cy="32004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270500" cy="3200400"/>
                      </a:xfrm>
                      <a:prstGeom prst="rect">
                        <a:avLst/>
                      </a:prstGeom>
                      <a:noFill/>
                      <a:ln>
                        <a:noFill/>
                      </a:ln>
                    </pic:spPr>
                  </pic:pic>
                </a:graphicData>
              </a:graphic>
            </wp:inline>
          </w:drawing>
        </w:r>
      </w:del>
    </w:p>
    <w:p w14:paraId="6B29B517" w14:textId="611BB635" w:rsidR="00AD352E" w:rsidRPr="00EC6609" w:rsidDel="003064FC" w:rsidRDefault="00AD352E" w:rsidP="00AD352E">
      <w:pPr>
        <w:widowControl/>
        <w:spacing w:line="270" w:lineRule="atLeast"/>
        <w:jc w:val="center"/>
        <w:rPr>
          <w:del w:id="1326" w:author="田 恒" w:date="2021-12-23T22:20:00Z"/>
          <w:rFonts w:cs="Times New Roman" w:hint="eastAsia"/>
          <w:kern w:val="0"/>
          <w:sz w:val="20"/>
          <w:szCs w:val="20"/>
          <w:rPrChange w:id="1327" w:author="刘军涛" w:date="2021-12-22T16:41:00Z">
            <w:rPr>
              <w:del w:id="1328" w:author="田 恒" w:date="2021-12-23T22:20:00Z"/>
              <w:rFonts w:ascii="����" w:hAnsi="����" w:cs="宋体" w:hint="eastAsia"/>
              <w:kern w:val="0"/>
              <w:sz w:val="20"/>
              <w:szCs w:val="20"/>
            </w:rPr>
          </w:rPrChange>
        </w:rPr>
      </w:pPr>
      <w:del w:id="1329" w:author="田 恒" w:date="2021-12-23T22:20:00Z">
        <w:r w:rsidRPr="00EC6609" w:rsidDel="003064FC">
          <w:rPr>
            <w:rFonts w:cs="Times New Roman" w:hint="eastAsia"/>
            <w:kern w:val="0"/>
            <w:sz w:val="20"/>
            <w:szCs w:val="20"/>
            <w:rPrChange w:id="1330" w:author="刘军涛" w:date="2021-12-22T16:41:00Z">
              <w:rPr>
                <w:rFonts w:ascii="����" w:hAnsi="����" w:cs="宋体" w:hint="eastAsia"/>
                <w:kern w:val="0"/>
                <w:sz w:val="20"/>
                <w:szCs w:val="20"/>
              </w:rPr>
            </w:rPrChange>
          </w:rPr>
          <w:delText>图</w:delText>
        </w:r>
        <w:r w:rsidR="000B0D40" w:rsidRPr="00EC6609" w:rsidDel="003064FC">
          <w:rPr>
            <w:rFonts w:cs="Times New Roman" w:hint="eastAsia"/>
            <w:kern w:val="0"/>
            <w:sz w:val="20"/>
            <w:szCs w:val="20"/>
            <w:rPrChange w:id="1331" w:author="刘军涛" w:date="2021-12-22T16:41:00Z">
              <w:rPr>
                <w:rFonts w:ascii="����" w:hAnsi="����" w:cs="宋体" w:hint="eastAsia"/>
                <w:kern w:val="0"/>
                <w:sz w:val="20"/>
                <w:szCs w:val="20"/>
              </w:rPr>
            </w:rPrChange>
          </w:rPr>
          <w:delText>3</w:delText>
        </w:r>
        <w:r w:rsidRPr="00EC6609" w:rsidDel="003064FC">
          <w:rPr>
            <w:rFonts w:cs="Times New Roman" w:hint="eastAsia"/>
            <w:kern w:val="0"/>
            <w:sz w:val="20"/>
            <w:szCs w:val="20"/>
            <w:rPrChange w:id="1332" w:author="刘军涛" w:date="2021-12-22T16:41:00Z">
              <w:rPr>
                <w:rFonts w:ascii="����" w:hAnsi="����" w:cs="宋体" w:hint="eastAsia"/>
                <w:kern w:val="0"/>
                <w:sz w:val="20"/>
                <w:szCs w:val="20"/>
              </w:rPr>
            </w:rPrChange>
          </w:rPr>
          <w:delText xml:space="preserve"> </w:delText>
        </w:r>
        <w:r w:rsidRPr="00EC6609" w:rsidDel="003064FC">
          <w:rPr>
            <w:rFonts w:cs="Times New Roman" w:hint="eastAsia"/>
            <w:kern w:val="0"/>
            <w:sz w:val="20"/>
            <w:szCs w:val="20"/>
            <w:rPrChange w:id="1333" w:author="刘军涛" w:date="2021-12-22T16:41:00Z">
              <w:rPr>
                <w:rFonts w:ascii="����" w:hAnsi="����" w:cs="宋体" w:hint="eastAsia"/>
                <w:kern w:val="0"/>
                <w:sz w:val="20"/>
                <w:szCs w:val="20"/>
              </w:rPr>
            </w:rPrChange>
          </w:rPr>
          <w:delText>平均值法流程图</w:delText>
        </w:r>
      </w:del>
    </w:p>
    <w:p w14:paraId="7A786B13" w14:textId="4E820FA2" w:rsidR="00AD352E" w:rsidRPr="00EC6609" w:rsidDel="003064FC" w:rsidRDefault="00AD352E" w:rsidP="00AD352E">
      <w:pPr>
        <w:widowControl/>
        <w:spacing w:line="270" w:lineRule="atLeast"/>
        <w:jc w:val="center"/>
        <w:rPr>
          <w:del w:id="1334" w:author="田 恒" w:date="2021-12-23T22:20:00Z"/>
          <w:rFonts w:cs="Times New Roman" w:hint="eastAsia"/>
          <w:kern w:val="0"/>
          <w:sz w:val="20"/>
          <w:szCs w:val="20"/>
          <w:rPrChange w:id="1335" w:author="刘军涛" w:date="2021-12-22T16:41:00Z">
            <w:rPr>
              <w:del w:id="1336" w:author="田 恒" w:date="2021-12-23T22:20:00Z"/>
              <w:rFonts w:ascii="����" w:hAnsi="����" w:cs="宋体" w:hint="eastAsia"/>
              <w:kern w:val="0"/>
              <w:sz w:val="20"/>
              <w:szCs w:val="20"/>
            </w:rPr>
          </w:rPrChange>
        </w:rPr>
      </w:pPr>
      <w:del w:id="1337" w:author="田 恒" w:date="2021-12-23T22:20:00Z">
        <w:r w:rsidRPr="00EC6609" w:rsidDel="003064FC">
          <w:rPr>
            <w:rFonts w:cs="Times New Roman" w:hint="eastAsia"/>
            <w:kern w:val="0"/>
            <w:sz w:val="20"/>
            <w:szCs w:val="20"/>
            <w:rPrChange w:id="1338" w:author="刘军涛" w:date="2021-12-22T16:41:00Z">
              <w:rPr>
                <w:rFonts w:ascii="����" w:hAnsi="����" w:cs="宋体" w:hint="eastAsia"/>
                <w:kern w:val="0"/>
                <w:sz w:val="20"/>
                <w:szCs w:val="20"/>
              </w:rPr>
            </w:rPrChange>
          </w:rPr>
          <w:delText>Fig.</w:delText>
        </w:r>
        <w:r w:rsidR="000B0D40" w:rsidRPr="00EC6609" w:rsidDel="003064FC">
          <w:rPr>
            <w:rFonts w:cs="Times New Roman" w:hint="eastAsia"/>
            <w:kern w:val="0"/>
            <w:sz w:val="20"/>
            <w:szCs w:val="20"/>
            <w:rPrChange w:id="1339" w:author="刘军涛" w:date="2021-12-22T16:41:00Z">
              <w:rPr>
                <w:rFonts w:ascii="����" w:hAnsi="����" w:cs="宋体" w:hint="eastAsia"/>
                <w:kern w:val="0"/>
                <w:sz w:val="20"/>
                <w:szCs w:val="20"/>
              </w:rPr>
            </w:rPrChange>
          </w:rPr>
          <w:delText>3</w:delText>
        </w:r>
        <w:r w:rsidRPr="00EC6609" w:rsidDel="003064FC">
          <w:rPr>
            <w:rFonts w:cs="Times New Roman" w:hint="eastAsia"/>
            <w:kern w:val="0"/>
            <w:sz w:val="20"/>
            <w:szCs w:val="20"/>
            <w:rPrChange w:id="1340" w:author="刘军涛" w:date="2021-12-22T16:41:00Z">
              <w:rPr>
                <w:rFonts w:ascii="����" w:hAnsi="����" w:cs="宋体" w:hint="eastAsia"/>
                <w:kern w:val="0"/>
                <w:sz w:val="20"/>
                <w:szCs w:val="20"/>
              </w:rPr>
            </w:rPrChange>
          </w:rPr>
          <w:delText xml:space="preserve"> </w:delText>
        </w:r>
        <w:r w:rsidR="008D7FD1" w:rsidRPr="00EC6609" w:rsidDel="003064FC">
          <w:rPr>
            <w:rFonts w:cs="Times New Roman" w:hint="eastAsia"/>
            <w:kern w:val="0"/>
            <w:sz w:val="20"/>
            <w:szCs w:val="20"/>
            <w:rPrChange w:id="1341" w:author="刘军涛" w:date="2021-12-22T16:41:00Z">
              <w:rPr>
                <w:rFonts w:ascii="����" w:hAnsi="����" w:cs="宋体" w:hint="eastAsia"/>
                <w:kern w:val="0"/>
                <w:sz w:val="20"/>
                <w:szCs w:val="20"/>
              </w:rPr>
            </w:rPrChange>
          </w:rPr>
          <w:delText>Flow chart of mean value method</w:delText>
        </w:r>
      </w:del>
    </w:p>
    <w:p w14:paraId="6EB848C9" w14:textId="5EE34066" w:rsidR="002064E1" w:rsidRPr="00733D79" w:rsidDel="003064FC" w:rsidRDefault="002064E1">
      <w:pPr>
        <w:widowControl/>
        <w:ind w:firstLine="405"/>
        <w:rPr>
          <w:del w:id="1342" w:author="田 恒" w:date="2021-12-23T22:20:00Z"/>
          <w:rFonts w:cs="Times New Roman" w:hint="eastAsia"/>
          <w:kern w:val="0"/>
          <w:szCs w:val="20"/>
          <w:rPrChange w:id="1343" w:author="刘军涛" w:date="2021-12-22T16:43:00Z">
            <w:rPr>
              <w:del w:id="1344" w:author="田 恒" w:date="2021-12-23T22:20:00Z"/>
              <w:rFonts w:ascii="����" w:hAnsi="����" w:cs="宋体" w:hint="eastAsia"/>
              <w:kern w:val="0"/>
              <w:sz w:val="20"/>
              <w:szCs w:val="20"/>
            </w:rPr>
          </w:rPrChange>
        </w:rPr>
        <w:pPrChange w:id="1345" w:author="刘军涛" w:date="2021-12-22T16:43:00Z">
          <w:pPr>
            <w:widowControl/>
            <w:spacing w:line="270" w:lineRule="atLeast"/>
            <w:ind w:firstLine="405"/>
            <w:jc w:val="left"/>
          </w:pPr>
        </w:pPrChange>
      </w:pPr>
      <w:del w:id="1346" w:author="田 恒" w:date="2021-12-23T22:20:00Z">
        <w:r w:rsidRPr="00733D79" w:rsidDel="003064FC">
          <w:rPr>
            <w:rFonts w:cs="Times New Roman" w:hint="eastAsia"/>
            <w:kern w:val="0"/>
            <w:szCs w:val="20"/>
            <w:rPrChange w:id="1347" w:author="刘军涛" w:date="2021-12-22T16:43:00Z">
              <w:rPr>
                <w:rFonts w:ascii="����" w:hAnsi="����" w:cs="宋体" w:hint="eastAsia"/>
                <w:kern w:val="0"/>
                <w:sz w:val="20"/>
                <w:szCs w:val="20"/>
              </w:rPr>
            </w:rPrChange>
          </w:rPr>
          <w:delText>以单位向量为权值的平均值法在计算机上的实现流程如图</w:delText>
        </w:r>
        <w:r w:rsidRPr="00733D79" w:rsidDel="003064FC">
          <w:rPr>
            <w:rFonts w:cs="Times New Roman" w:hint="eastAsia"/>
            <w:kern w:val="0"/>
            <w:szCs w:val="20"/>
            <w:rPrChange w:id="1348" w:author="刘军涛" w:date="2021-12-22T16:43:00Z">
              <w:rPr>
                <w:rFonts w:ascii="����" w:hAnsi="����" w:cs="宋体" w:hint="eastAsia"/>
                <w:kern w:val="0"/>
                <w:sz w:val="20"/>
                <w:szCs w:val="20"/>
              </w:rPr>
            </w:rPrChange>
          </w:rPr>
          <w:delText>3</w:delText>
        </w:r>
        <w:r w:rsidRPr="00733D79" w:rsidDel="003064FC">
          <w:rPr>
            <w:rFonts w:cs="Times New Roman" w:hint="eastAsia"/>
            <w:kern w:val="0"/>
            <w:szCs w:val="20"/>
            <w:rPrChange w:id="1349" w:author="刘军涛" w:date="2021-12-22T16:43:00Z">
              <w:rPr>
                <w:rFonts w:ascii="����" w:hAnsi="����" w:cs="宋体" w:hint="eastAsia"/>
                <w:kern w:val="0"/>
                <w:sz w:val="20"/>
                <w:szCs w:val="20"/>
              </w:rPr>
            </w:rPrChange>
          </w:rPr>
          <w:delText>所示，开始计算前需要确定全井段数据长度</w:delText>
        </w:r>
      </w:del>
      <m:oMath>
        <m:sSub>
          <m:sSubPr>
            <m:ctrlPr>
              <w:del w:id="1350" w:author="田 恒" w:date="2021-12-23T22:20:00Z">
                <w:rPr>
                  <w:rFonts w:ascii="Cambria Math" w:hAnsi="Cambria Math" w:cs="Times New Roman"/>
                  <w:i/>
                  <w:kern w:val="0"/>
                  <w:szCs w:val="20"/>
                </w:rPr>
              </w:del>
            </m:ctrlPr>
          </m:sSubPr>
          <m:e>
            <m:r>
              <w:del w:id="1351" w:author="田 恒" w:date="2021-12-23T22:20:00Z">
                <w:rPr>
                  <w:rFonts w:ascii="Cambria Math" w:hAnsi="Cambria Math" w:cs="Times New Roman"/>
                  <w:kern w:val="0"/>
                  <w:szCs w:val="20"/>
                  <w:rPrChange w:id="1352" w:author="刘军涛" w:date="2021-12-22T16:43:00Z">
                    <w:rPr>
                      <w:rFonts w:ascii="Cambria Math" w:hAnsi="Cambria Math" w:cs="宋体"/>
                      <w:kern w:val="0"/>
                      <w:sz w:val="20"/>
                      <w:szCs w:val="20"/>
                    </w:rPr>
                  </w:rPrChange>
                </w:rPr>
                <m:t>I</m:t>
              </w:del>
            </m:r>
          </m:e>
          <m:sub>
            <m:r>
              <w:del w:id="1353" w:author="田 恒" w:date="2021-12-23T22:20:00Z">
                <w:rPr>
                  <w:rFonts w:ascii="Cambria Math" w:hAnsi="Cambria Math" w:cs="Times New Roman"/>
                  <w:kern w:val="0"/>
                  <w:szCs w:val="20"/>
                  <w:rPrChange w:id="1354" w:author="刘军涛" w:date="2021-12-22T16:43:00Z">
                    <w:rPr>
                      <w:rFonts w:ascii="Cambria Math" w:hAnsi="Cambria Math" w:cs="宋体"/>
                      <w:kern w:val="0"/>
                      <w:sz w:val="20"/>
                      <w:szCs w:val="20"/>
                    </w:rPr>
                  </w:rPrChange>
                </w:rPr>
                <m:t>max</m:t>
              </w:del>
            </m:r>
          </m:sub>
        </m:sSub>
      </m:oMath>
      <w:del w:id="1355" w:author="田 恒" w:date="2021-12-23T22:20:00Z">
        <w:r w:rsidRPr="00733D79" w:rsidDel="003064FC">
          <w:rPr>
            <w:rFonts w:cs="Times New Roman" w:hint="eastAsia"/>
            <w:kern w:val="0"/>
            <w:szCs w:val="20"/>
            <w:rPrChange w:id="1356" w:author="刘军涛" w:date="2021-12-22T16:43:00Z">
              <w:rPr>
                <w:rFonts w:ascii="����" w:hAnsi="����" w:cs="宋体" w:hint="eastAsia"/>
                <w:kern w:val="0"/>
                <w:sz w:val="20"/>
                <w:szCs w:val="20"/>
              </w:rPr>
            </w:rPrChange>
          </w:rPr>
          <w:delText>、窗长</w:delText>
        </w:r>
      </w:del>
      <m:oMath>
        <m:r>
          <w:del w:id="1357" w:author="田 恒" w:date="2021-12-23T22:20:00Z">
            <w:rPr>
              <w:rFonts w:ascii="Cambria Math" w:hAnsi="Cambria Math" w:cs="Times New Roman"/>
              <w:kern w:val="0"/>
              <w:szCs w:val="20"/>
              <w:rPrChange w:id="1358" w:author="刘军涛" w:date="2021-12-22T16:43:00Z">
                <w:rPr>
                  <w:rFonts w:ascii="Cambria Math" w:hAnsi="Cambria Math" w:cs="宋体"/>
                  <w:kern w:val="0"/>
                  <w:sz w:val="20"/>
                  <w:szCs w:val="20"/>
                </w:rPr>
              </w:rPrChange>
            </w:rPr>
            <m:t>winLengt</m:t>
          </w:del>
        </m:r>
        <m:r>
          <w:del w:id="1359" w:author="田 恒" w:date="2021-12-23T22:20:00Z">
            <w:rPr>
              <w:rFonts w:ascii="Cambria Math" w:hAnsi="Cambria Math" w:cs="Times New Roman"/>
              <w:kern w:val="0"/>
              <w:szCs w:val="20"/>
              <w:rPrChange w:id="1360" w:author="刘军涛" w:date="2021-12-22T16:43:00Z">
                <w:rPr>
                  <w:rFonts w:ascii="MS Gothic" w:eastAsia="MS Gothic" w:hAnsi="MS Gothic" w:cs="MS Gothic"/>
                  <w:kern w:val="0"/>
                  <w:sz w:val="20"/>
                  <w:szCs w:val="20"/>
                </w:rPr>
              </w:rPrChange>
            </w:rPr>
            <m:t>h</m:t>
          </w:del>
        </m:r>
      </m:oMath>
      <w:del w:id="1361" w:author="田 恒" w:date="2021-12-23T22:20:00Z">
        <w:r w:rsidRPr="00733D79" w:rsidDel="003064FC">
          <w:rPr>
            <w:rFonts w:cs="Times New Roman" w:hint="eastAsia"/>
            <w:kern w:val="0"/>
            <w:szCs w:val="20"/>
            <w:rPrChange w:id="1362" w:author="刘军涛" w:date="2021-12-22T16:43:00Z">
              <w:rPr>
                <w:rFonts w:ascii="����" w:hAnsi="����" w:cs="宋体" w:hint="eastAsia"/>
                <w:kern w:val="0"/>
                <w:sz w:val="20"/>
                <w:szCs w:val="20"/>
              </w:rPr>
            </w:rPrChange>
          </w:rPr>
          <w:delText>，并申请结果存放空间</w:delText>
        </w:r>
      </w:del>
      <m:oMath>
        <m:r>
          <w:del w:id="1363" w:author="田 恒" w:date="2021-12-23T22:20:00Z">
            <m:rPr>
              <m:sty m:val="bi"/>
            </m:rPr>
            <w:rPr>
              <w:rFonts w:ascii="Cambria Math" w:hAnsi="Cambria Math" w:cs="Times New Roman"/>
              <w:kern w:val="0"/>
              <w:szCs w:val="20"/>
              <w:rPrChange w:id="1364" w:author="刘军涛" w:date="2021-12-22T16:43:00Z">
                <w:rPr>
                  <w:rFonts w:ascii="Cambria Math" w:hAnsi="Cambria Math" w:cs="宋体"/>
                  <w:kern w:val="0"/>
                  <w:sz w:val="20"/>
                  <w:szCs w:val="20"/>
                </w:rPr>
              </w:rPrChange>
            </w:rPr>
            <m:t>R</m:t>
          </w:del>
        </m:r>
      </m:oMath>
      <w:del w:id="1365" w:author="田 恒" w:date="2021-12-23T22:20:00Z">
        <w:r w:rsidRPr="00733D79" w:rsidDel="003064FC">
          <w:rPr>
            <w:rFonts w:cs="Times New Roman" w:hint="eastAsia"/>
            <w:kern w:val="0"/>
            <w:szCs w:val="20"/>
            <w:rPrChange w:id="1366" w:author="刘军涛" w:date="2021-12-22T16:43:00Z">
              <w:rPr>
                <w:rFonts w:ascii="����" w:hAnsi="����" w:cs="宋体" w:hint="eastAsia"/>
                <w:kern w:val="0"/>
                <w:sz w:val="20"/>
                <w:szCs w:val="20"/>
              </w:rPr>
            </w:rPrChange>
          </w:rPr>
          <w:delText>和均值权重</w:delText>
        </w:r>
      </w:del>
      <m:oMath>
        <m:r>
          <w:del w:id="1367" w:author="田 恒" w:date="2021-12-23T22:20:00Z">
            <m:rPr>
              <m:sty m:val="bi"/>
            </m:rPr>
            <w:rPr>
              <w:rFonts w:ascii="Cambria Math" w:hAnsi="Cambria Math" w:cs="Times New Roman"/>
              <w:kern w:val="0"/>
              <w:szCs w:val="20"/>
              <w:rPrChange w:id="1368" w:author="刘军涛" w:date="2021-12-22T16:43:00Z">
                <w:rPr>
                  <w:rFonts w:ascii="Cambria Math" w:hAnsi="Cambria Math" w:cs="宋体"/>
                  <w:kern w:val="0"/>
                  <w:sz w:val="20"/>
                  <w:szCs w:val="20"/>
                </w:rPr>
              </w:rPrChange>
            </w:rPr>
            <m:t>w</m:t>
          </w:del>
        </m:r>
      </m:oMath>
      <w:del w:id="1369" w:author="田 恒" w:date="2021-12-23T22:20:00Z">
        <w:r w:rsidRPr="00733D79" w:rsidDel="003064FC">
          <w:rPr>
            <w:rFonts w:cs="Times New Roman" w:hint="eastAsia"/>
            <w:kern w:val="0"/>
            <w:szCs w:val="20"/>
            <w:rPrChange w:id="1370" w:author="刘军涛" w:date="2021-12-22T16:43:00Z">
              <w:rPr>
                <w:rFonts w:ascii="����" w:hAnsi="����" w:cs="宋体" w:hint="eastAsia"/>
                <w:kern w:val="0"/>
                <w:sz w:val="20"/>
                <w:szCs w:val="20"/>
              </w:rPr>
            </w:rPrChange>
          </w:rPr>
          <w:delText>。</w:delText>
        </w:r>
        <w:r w:rsidRPr="00733D79" w:rsidDel="003064FC">
          <w:rPr>
            <w:rFonts w:cs="Times New Roman" w:hint="eastAsia"/>
            <w:b/>
            <w:bCs/>
            <w:kern w:val="0"/>
            <w:szCs w:val="20"/>
            <w:rPrChange w:id="1371" w:author="刘军涛" w:date="2021-12-22T16:43:00Z">
              <w:rPr>
                <w:rFonts w:ascii="����" w:hAnsi="����" w:cs="宋体" w:hint="eastAsia"/>
                <w:b/>
                <w:bCs/>
                <w:kern w:val="0"/>
                <w:sz w:val="20"/>
                <w:szCs w:val="20"/>
              </w:rPr>
            </w:rPrChange>
          </w:rPr>
          <w:delText>R</w:delText>
        </w:r>
        <w:r w:rsidRPr="00733D79" w:rsidDel="003064FC">
          <w:rPr>
            <w:rFonts w:cs="Times New Roman" w:hint="eastAsia"/>
            <w:kern w:val="0"/>
            <w:szCs w:val="20"/>
            <w:rPrChange w:id="1372" w:author="刘军涛" w:date="2021-12-22T16:43:00Z">
              <w:rPr>
                <w:rFonts w:ascii="����" w:hAnsi="����" w:cs="宋体" w:hint="eastAsia"/>
                <w:kern w:val="0"/>
                <w:sz w:val="20"/>
                <w:szCs w:val="20"/>
              </w:rPr>
            </w:rPrChange>
          </w:rPr>
          <w:delText>为与全井段数据</w:delText>
        </w:r>
      </w:del>
      <m:oMath>
        <m:r>
          <w:del w:id="1373" w:author="田 恒" w:date="2021-12-23T22:20:00Z">
            <m:rPr>
              <m:sty m:val="bi"/>
            </m:rPr>
            <w:rPr>
              <w:rFonts w:ascii="Cambria Math" w:hAnsi="Cambria Math" w:cs="Times New Roman"/>
              <w:kern w:val="0"/>
              <w:szCs w:val="20"/>
              <w:rPrChange w:id="1374" w:author="刘军涛" w:date="2021-12-22T16:43:00Z">
                <w:rPr>
                  <w:rFonts w:ascii="Cambria Math" w:hAnsi="Cambria Math" w:cs="宋体"/>
                  <w:kern w:val="0"/>
                  <w:sz w:val="20"/>
                  <w:szCs w:val="20"/>
                </w:rPr>
              </w:rPrChange>
            </w:rPr>
            <m:t>V</m:t>
          </w:del>
        </m:r>
      </m:oMath>
      <w:del w:id="1375" w:author="田 恒" w:date="2021-12-23T22:20:00Z">
        <w:r w:rsidRPr="00733D79" w:rsidDel="003064FC">
          <w:rPr>
            <w:rFonts w:cs="Times New Roman" w:hint="eastAsia"/>
            <w:kern w:val="0"/>
            <w:szCs w:val="20"/>
            <w:rPrChange w:id="1376" w:author="刘军涛" w:date="2021-12-22T16:43:00Z">
              <w:rPr>
                <w:rFonts w:ascii="����" w:hAnsi="����" w:cs="宋体" w:hint="eastAsia"/>
                <w:kern w:val="0"/>
                <w:sz w:val="20"/>
                <w:szCs w:val="20"/>
              </w:rPr>
            </w:rPrChange>
          </w:rPr>
          <w:delText>同样形状的零矩阵，均值权重为长度为</w:delText>
        </w:r>
      </w:del>
      <m:oMath>
        <m:sSub>
          <m:sSubPr>
            <m:ctrlPr>
              <w:del w:id="1377" w:author="田 恒" w:date="2021-12-23T22:20:00Z">
                <w:rPr>
                  <w:rFonts w:ascii="Cambria Math" w:hAnsi="Cambria Math" w:cs="Times New Roman"/>
                  <w:i/>
                  <w:kern w:val="0"/>
                  <w:szCs w:val="20"/>
                </w:rPr>
              </w:del>
            </m:ctrlPr>
          </m:sSubPr>
          <m:e>
            <m:r>
              <w:del w:id="1378" w:author="田 恒" w:date="2021-12-23T22:20:00Z">
                <w:rPr>
                  <w:rFonts w:ascii="Cambria Math" w:hAnsi="Cambria Math" w:cs="Times New Roman"/>
                  <w:kern w:val="0"/>
                  <w:szCs w:val="20"/>
                  <w:rPrChange w:id="1379" w:author="刘军涛" w:date="2021-12-22T16:43:00Z">
                    <w:rPr>
                      <w:rFonts w:ascii="Cambria Math" w:hAnsi="Cambria Math" w:cs="宋体"/>
                      <w:kern w:val="0"/>
                      <w:sz w:val="20"/>
                      <w:szCs w:val="20"/>
                    </w:rPr>
                  </w:rPrChange>
                </w:rPr>
                <m:t>I</m:t>
              </w:del>
            </m:r>
          </m:e>
          <m:sub>
            <m:r>
              <w:del w:id="1380" w:author="田 恒" w:date="2021-12-23T22:20:00Z">
                <w:rPr>
                  <w:rFonts w:ascii="Cambria Math" w:hAnsi="Cambria Math" w:cs="Times New Roman"/>
                  <w:kern w:val="0"/>
                  <w:szCs w:val="20"/>
                  <w:rPrChange w:id="1381" w:author="刘军涛" w:date="2021-12-22T16:43:00Z">
                    <w:rPr>
                      <w:rFonts w:ascii="Cambria Math" w:hAnsi="Cambria Math" w:cs="宋体"/>
                      <w:kern w:val="0"/>
                      <w:sz w:val="20"/>
                      <w:szCs w:val="20"/>
                    </w:rPr>
                  </w:rPrChange>
                </w:rPr>
                <m:t>max</m:t>
              </w:del>
            </m:r>
          </m:sub>
        </m:sSub>
      </m:oMath>
      <w:del w:id="1382" w:author="田 恒" w:date="2021-12-23T22:20:00Z">
        <w:r w:rsidRPr="00733D79" w:rsidDel="003064FC">
          <w:rPr>
            <w:rFonts w:cs="Times New Roman" w:hint="eastAsia"/>
            <w:kern w:val="0"/>
            <w:szCs w:val="20"/>
            <w:rPrChange w:id="1383" w:author="刘军涛" w:date="2021-12-22T16:43:00Z">
              <w:rPr>
                <w:rFonts w:ascii="����" w:hAnsi="����" w:cs="宋体" w:hint="eastAsia"/>
                <w:kern w:val="0"/>
                <w:sz w:val="20"/>
                <w:szCs w:val="20"/>
              </w:rPr>
            </w:rPrChange>
          </w:rPr>
          <w:delText>的零向量（一维矩阵）用于表示对应位置深度点经历了几次静态色度</w:delText>
        </w:r>
      </w:del>
      <w:del w:id="1384" w:author="田 恒" w:date="2021-12-23T10:47:00Z">
        <w:r w:rsidRPr="00733D79" w:rsidDel="007052CB">
          <w:rPr>
            <w:rFonts w:cs="Times New Roman" w:hint="eastAsia"/>
            <w:kern w:val="0"/>
            <w:szCs w:val="20"/>
            <w:rPrChange w:id="1385" w:author="刘军涛" w:date="2021-12-22T16:43:00Z">
              <w:rPr>
                <w:rFonts w:ascii="����" w:hAnsi="����" w:cs="宋体" w:hint="eastAsia"/>
                <w:kern w:val="0"/>
                <w:sz w:val="20"/>
                <w:szCs w:val="20"/>
              </w:rPr>
            </w:rPrChange>
          </w:rPr>
          <w:delText>变动</w:delText>
        </w:r>
      </w:del>
      <w:del w:id="1386" w:author="田 恒" w:date="2021-12-23T22:20:00Z">
        <w:r w:rsidRPr="00733D79" w:rsidDel="003064FC">
          <w:rPr>
            <w:rFonts w:cs="Times New Roman" w:hint="eastAsia"/>
            <w:kern w:val="0"/>
            <w:szCs w:val="20"/>
            <w:rPrChange w:id="1387" w:author="刘军涛" w:date="2021-12-22T16:43:00Z">
              <w:rPr>
                <w:rFonts w:ascii="����" w:hAnsi="����" w:cs="宋体" w:hint="eastAsia"/>
                <w:kern w:val="0"/>
                <w:sz w:val="20"/>
                <w:szCs w:val="20"/>
              </w:rPr>
            </w:rPrChange>
          </w:rPr>
          <w:delText>标定。</w:delText>
        </w:r>
      </w:del>
    </w:p>
    <w:p w14:paraId="2ECD2A3A" w14:textId="7CE274F4" w:rsidR="002064E1" w:rsidRPr="00733D79" w:rsidDel="003064FC" w:rsidRDefault="002064E1">
      <w:pPr>
        <w:widowControl/>
        <w:ind w:firstLine="405"/>
        <w:rPr>
          <w:del w:id="1388" w:author="田 恒" w:date="2021-12-23T22:20:00Z"/>
          <w:rFonts w:cs="Times New Roman" w:hint="eastAsia"/>
          <w:kern w:val="0"/>
          <w:szCs w:val="20"/>
          <w:rPrChange w:id="1389" w:author="刘军涛" w:date="2021-12-22T16:43:00Z">
            <w:rPr>
              <w:del w:id="1390" w:author="田 恒" w:date="2021-12-23T22:20:00Z"/>
              <w:rFonts w:ascii="����" w:hAnsi="����" w:cs="宋体" w:hint="eastAsia"/>
              <w:kern w:val="0"/>
              <w:sz w:val="20"/>
              <w:szCs w:val="20"/>
            </w:rPr>
          </w:rPrChange>
        </w:rPr>
        <w:pPrChange w:id="1391" w:author="刘军涛" w:date="2021-12-22T16:43:00Z">
          <w:pPr>
            <w:widowControl/>
            <w:spacing w:line="270" w:lineRule="atLeast"/>
            <w:ind w:firstLine="405"/>
            <w:jc w:val="left"/>
          </w:pPr>
        </w:pPrChange>
      </w:pPr>
      <w:del w:id="1392" w:author="田 恒" w:date="2021-12-23T22:20:00Z">
        <w:r w:rsidRPr="00733D79" w:rsidDel="003064FC">
          <w:rPr>
            <w:rFonts w:cs="Times New Roman" w:hint="eastAsia"/>
            <w:kern w:val="0"/>
            <w:szCs w:val="20"/>
            <w:rPrChange w:id="1393" w:author="刘军涛" w:date="2021-12-22T16:43:00Z">
              <w:rPr>
                <w:rFonts w:ascii="����" w:hAnsi="����" w:cs="宋体" w:hint="eastAsia"/>
                <w:kern w:val="0"/>
                <w:sz w:val="20"/>
                <w:szCs w:val="20"/>
              </w:rPr>
            </w:rPrChange>
          </w:rPr>
          <w:delText>每次循环开始时检查窗口下边缘是否越界，若未越界则执行循环体逻辑。循环体内首先获取窗口内的方位数据，对其执行静态色度标定然后令存放空间对应位置的数据增加得到的色度标定值，同时令对应位置的均值权值自增</w:delText>
        </w:r>
        <w:r w:rsidRPr="00733D79" w:rsidDel="003064FC">
          <w:rPr>
            <w:rFonts w:cs="Times New Roman" w:hint="eastAsia"/>
            <w:kern w:val="0"/>
            <w:szCs w:val="20"/>
            <w:rPrChange w:id="1394" w:author="刘军涛" w:date="2021-12-22T16:43:00Z">
              <w:rPr>
                <w:rFonts w:ascii="����" w:hAnsi="����" w:cs="宋体" w:hint="eastAsia"/>
                <w:kern w:val="0"/>
                <w:sz w:val="20"/>
                <w:szCs w:val="20"/>
              </w:rPr>
            </w:rPrChange>
          </w:rPr>
          <w:delText>1</w:delText>
        </w:r>
        <w:r w:rsidRPr="00733D79" w:rsidDel="003064FC">
          <w:rPr>
            <w:rFonts w:cs="Times New Roman" w:hint="eastAsia"/>
            <w:kern w:val="0"/>
            <w:szCs w:val="20"/>
            <w:rPrChange w:id="1395" w:author="刘军涛" w:date="2021-12-22T16:43:00Z">
              <w:rPr>
                <w:rFonts w:ascii="����" w:hAnsi="����" w:cs="宋体" w:hint="eastAsia"/>
                <w:kern w:val="0"/>
                <w:sz w:val="20"/>
                <w:szCs w:val="20"/>
              </w:rPr>
            </w:rPrChange>
          </w:rPr>
          <w:delText>，最后以</w:delText>
        </w:r>
        <w:r w:rsidRPr="00733D79" w:rsidDel="003064FC">
          <w:rPr>
            <w:rFonts w:cs="Times New Roman" w:hint="eastAsia"/>
            <w:kern w:val="0"/>
            <w:szCs w:val="20"/>
            <w:rPrChange w:id="1396" w:author="刘军涛" w:date="2021-12-22T16:43:00Z">
              <w:rPr>
                <w:rFonts w:ascii="����" w:hAnsi="����" w:cs="宋体" w:hint="eastAsia"/>
                <w:kern w:val="0"/>
                <w:sz w:val="20"/>
                <w:szCs w:val="20"/>
              </w:rPr>
            </w:rPrChange>
          </w:rPr>
          <w:delText>1/5</w:delText>
        </w:r>
        <w:r w:rsidRPr="00733D79" w:rsidDel="003064FC">
          <w:rPr>
            <w:rFonts w:cs="Times New Roman" w:hint="eastAsia"/>
            <w:kern w:val="0"/>
            <w:szCs w:val="20"/>
            <w:rPrChange w:id="1397" w:author="刘军涛" w:date="2021-12-22T16:43:00Z">
              <w:rPr>
                <w:rFonts w:ascii="����" w:hAnsi="����" w:cs="宋体" w:hint="eastAsia"/>
                <w:kern w:val="0"/>
                <w:sz w:val="20"/>
                <w:szCs w:val="20"/>
              </w:rPr>
            </w:rPrChange>
          </w:rPr>
          <w:delText>窗长的步长移动窗口位置。</w:delText>
        </w:r>
      </w:del>
    </w:p>
    <w:p w14:paraId="3151162C" w14:textId="1D7BDCC6" w:rsidR="002064E1" w:rsidRPr="00733D79" w:rsidDel="003064FC" w:rsidRDefault="002064E1">
      <w:pPr>
        <w:widowControl/>
        <w:ind w:firstLine="405"/>
        <w:rPr>
          <w:del w:id="1398" w:author="田 恒" w:date="2021-12-23T22:20:00Z"/>
          <w:rFonts w:cs="Times New Roman" w:hint="eastAsia"/>
          <w:kern w:val="0"/>
          <w:szCs w:val="20"/>
          <w:rPrChange w:id="1399" w:author="刘军涛" w:date="2021-12-22T16:43:00Z">
            <w:rPr>
              <w:del w:id="1400" w:author="田 恒" w:date="2021-12-23T22:20:00Z"/>
              <w:rFonts w:ascii="����" w:hAnsi="����" w:cs="宋体" w:hint="eastAsia"/>
              <w:kern w:val="0"/>
              <w:sz w:val="20"/>
              <w:szCs w:val="20"/>
            </w:rPr>
          </w:rPrChange>
        </w:rPr>
        <w:pPrChange w:id="1401" w:author="刘军涛" w:date="2021-12-22T16:44:00Z">
          <w:pPr>
            <w:widowControl/>
            <w:spacing w:line="270" w:lineRule="atLeast"/>
            <w:jc w:val="center"/>
          </w:pPr>
        </w:pPrChange>
      </w:pPr>
      <w:del w:id="1402" w:author="田 恒" w:date="2021-12-23T22:20:00Z">
        <w:r w:rsidRPr="00733D79" w:rsidDel="003064FC">
          <w:rPr>
            <w:rFonts w:cs="Times New Roman" w:hint="eastAsia"/>
            <w:kern w:val="0"/>
            <w:szCs w:val="20"/>
            <w:rPrChange w:id="1403" w:author="刘军涛" w:date="2021-12-22T16:43:00Z">
              <w:rPr>
                <w:rFonts w:ascii="����" w:hAnsi="����" w:cs="宋体" w:hint="eastAsia"/>
                <w:kern w:val="0"/>
                <w:sz w:val="20"/>
                <w:szCs w:val="20"/>
              </w:rPr>
            </w:rPrChange>
          </w:rPr>
          <w:delText>当窗口下边缘越界，则令窗口对应到剩下的井段数据，然后进行静态色度标定、标定结果存放、调整权值操作，最后根据权值对各深度点数据求平均值，得到最终的色标值。</w:delText>
        </w:r>
      </w:del>
    </w:p>
    <w:p w14:paraId="14897E89" w14:textId="15822366" w:rsidR="00996933" w:rsidRPr="001017FA" w:rsidDel="003064FC" w:rsidRDefault="00127B85">
      <w:pPr>
        <w:pStyle w:val="3"/>
        <w:spacing w:before="156" w:after="156"/>
        <w:rPr>
          <w:del w:id="1404" w:author="田 恒" w:date="2021-12-23T22:20:00Z"/>
          <w:rFonts w:hint="eastAsia"/>
          <w:bCs w:val="0"/>
          <w:rPrChange w:id="1405" w:author="刘军涛" w:date="2021-12-22T16:43:00Z">
            <w:rPr>
              <w:del w:id="1406" w:author="田 恒" w:date="2021-12-23T22:20:00Z"/>
              <w:rFonts w:ascii="����" w:hAnsi="����" w:cs="宋体" w:hint="eastAsia"/>
              <w:b/>
              <w:bCs/>
              <w:kern w:val="0"/>
              <w:sz w:val="27"/>
              <w:szCs w:val="27"/>
            </w:rPr>
          </w:rPrChange>
        </w:rPr>
        <w:pPrChange w:id="1407" w:author="刘军涛" w:date="2021-12-22T16:43:00Z">
          <w:pPr>
            <w:jc w:val="left"/>
          </w:pPr>
        </w:pPrChange>
      </w:pPr>
      <w:del w:id="1408" w:author="田 恒" w:date="2021-12-23T22:20:00Z">
        <w:r w:rsidRPr="00EC6609" w:rsidDel="003064FC">
          <w:rPr>
            <w:rFonts w:hint="eastAsia"/>
            <w:rPrChange w:id="1409" w:author="刘军涛" w:date="2021-12-22T16:41:00Z">
              <w:rPr>
                <w:rFonts w:ascii="����" w:hAnsi="����" w:cs="宋体" w:hint="eastAsia"/>
                <w:b/>
                <w:kern w:val="0"/>
                <w:sz w:val="27"/>
                <w:szCs w:val="27"/>
              </w:rPr>
            </w:rPrChange>
          </w:rPr>
          <w:delText>2</w:delText>
        </w:r>
        <w:r w:rsidR="00996933" w:rsidRPr="00EC6609" w:rsidDel="003064FC">
          <w:rPr>
            <w:rFonts w:hint="eastAsia"/>
            <w:rPrChange w:id="1410" w:author="刘军涛" w:date="2021-12-22T16:41:00Z">
              <w:rPr>
                <w:rFonts w:ascii="����" w:hAnsi="����" w:cs="宋体" w:hint="eastAsia"/>
                <w:b/>
                <w:kern w:val="0"/>
                <w:sz w:val="27"/>
                <w:szCs w:val="27"/>
              </w:rPr>
            </w:rPrChange>
          </w:rPr>
          <w:delText xml:space="preserve">.1.2 </w:delText>
        </w:r>
        <w:r w:rsidR="00996933" w:rsidRPr="00EC6609" w:rsidDel="003064FC">
          <w:rPr>
            <w:rFonts w:hint="eastAsia"/>
            <w:rPrChange w:id="1411" w:author="刘军涛" w:date="2021-12-22T16:41:00Z">
              <w:rPr>
                <w:rFonts w:ascii="����" w:hAnsi="����" w:cs="宋体" w:hint="eastAsia"/>
                <w:b/>
                <w:kern w:val="0"/>
                <w:sz w:val="27"/>
                <w:szCs w:val="27"/>
              </w:rPr>
            </w:rPrChange>
          </w:rPr>
          <w:delText>消除</w:delText>
        </w:r>
      </w:del>
      <w:del w:id="1412" w:author="田 恒" w:date="2021-12-23T10:47:00Z">
        <w:r w:rsidR="00996933" w:rsidRPr="00EC6609" w:rsidDel="00AA39D7">
          <w:rPr>
            <w:rFonts w:hint="eastAsia"/>
            <w:rPrChange w:id="1413" w:author="刘军涛" w:date="2021-12-22T16:41:00Z">
              <w:rPr>
                <w:rFonts w:ascii="����" w:hAnsi="����" w:cs="宋体" w:hint="eastAsia"/>
                <w:b/>
                <w:kern w:val="0"/>
                <w:sz w:val="27"/>
                <w:szCs w:val="27"/>
              </w:rPr>
            </w:rPrChange>
          </w:rPr>
          <w:delText>断层</w:delText>
        </w:r>
      </w:del>
      <w:del w:id="1414" w:author="田 恒" w:date="2021-12-23T22:20:00Z">
        <w:r w:rsidR="00996933" w:rsidRPr="00EC6609" w:rsidDel="003064FC">
          <w:rPr>
            <w:rFonts w:hint="eastAsia"/>
            <w:rPrChange w:id="1415" w:author="刘军涛" w:date="2021-12-22T16:41:00Z">
              <w:rPr>
                <w:rFonts w:ascii="����" w:hAnsi="����" w:cs="宋体" w:hint="eastAsia"/>
                <w:b/>
                <w:kern w:val="0"/>
                <w:sz w:val="27"/>
                <w:szCs w:val="27"/>
              </w:rPr>
            </w:rPrChange>
          </w:rPr>
          <w:delText>的原理</w:delText>
        </w:r>
      </w:del>
      <w:ins w:id="1416" w:author="dell" w:date="2021-12-16T17:44:00Z">
        <w:del w:id="1417" w:author="田 恒" w:date="2021-12-23T22:20:00Z">
          <w:r w:rsidR="006C7DBD" w:rsidRPr="00EC6609" w:rsidDel="003064FC">
            <w:rPr>
              <w:rFonts w:hint="eastAsia"/>
              <w:rPrChange w:id="1418" w:author="刘军涛" w:date="2021-12-22T16:41:00Z">
                <w:rPr>
                  <w:rFonts w:ascii="����" w:hAnsi="����" w:cs="宋体" w:hint="eastAsia"/>
                  <w:b/>
                  <w:kern w:val="0"/>
                  <w:sz w:val="27"/>
                  <w:szCs w:val="27"/>
                </w:rPr>
              </w:rPrChange>
            </w:rPr>
            <w:delText>与效果</w:delText>
          </w:r>
        </w:del>
      </w:ins>
    </w:p>
    <w:p w14:paraId="7EEF3A87" w14:textId="52270A25" w:rsidR="00B15EF8" w:rsidRPr="00EC6609" w:rsidDel="003064FC" w:rsidRDefault="00B15EF8" w:rsidP="00996933">
      <w:pPr>
        <w:jc w:val="left"/>
        <w:rPr>
          <w:del w:id="1419" w:author="田 恒" w:date="2021-12-23T22:20:00Z"/>
          <w:rFonts w:cs="Times New Roman" w:hint="eastAsia"/>
          <w:b/>
          <w:bCs/>
          <w:kern w:val="0"/>
          <w:sz w:val="27"/>
          <w:szCs w:val="27"/>
          <w:rPrChange w:id="1420" w:author="刘军涛" w:date="2021-12-22T16:41:00Z">
            <w:rPr>
              <w:del w:id="1421" w:author="田 恒" w:date="2021-12-23T22:20:00Z"/>
              <w:rFonts w:ascii="����" w:hAnsi="����" w:cs="宋体" w:hint="eastAsia"/>
              <w:b/>
              <w:bCs/>
              <w:kern w:val="0"/>
              <w:sz w:val="27"/>
              <w:szCs w:val="27"/>
            </w:rPr>
          </w:rPrChange>
        </w:rPr>
      </w:pPr>
      <w:del w:id="1422" w:author="田 恒" w:date="2021-12-23T12:01:00Z">
        <w:r w:rsidRPr="00A325D7" w:rsidDel="0032234A">
          <w:rPr>
            <w:rFonts w:cs="Times New Roman"/>
            <w:noProof/>
          </w:rPr>
          <w:drawing>
            <wp:inline distT="0" distB="0" distL="0" distR="0" wp14:anchorId="743E69CB" wp14:editId="33C52EDE">
              <wp:extent cx="5266690" cy="12865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690" cy="1286510"/>
                      </a:xfrm>
                      <a:prstGeom prst="rect">
                        <a:avLst/>
                      </a:prstGeom>
                      <a:noFill/>
                      <a:ln>
                        <a:noFill/>
                      </a:ln>
                    </pic:spPr>
                  </pic:pic>
                </a:graphicData>
              </a:graphic>
            </wp:inline>
          </w:drawing>
        </w:r>
      </w:del>
    </w:p>
    <w:p w14:paraId="259592BB" w14:textId="33274CF3" w:rsidR="00B15EF8" w:rsidRPr="00EC6609" w:rsidDel="003064FC" w:rsidRDefault="00B15EF8" w:rsidP="00B15EF8">
      <w:pPr>
        <w:jc w:val="center"/>
        <w:rPr>
          <w:del w:id="1423" w:author="田 恒" w:date="2021-12-23T22:20:00Z"/>
          <w:rFonts w:cs="Times New Roman"/>
          <w:color w:val="333333"/>
          <w:sz w:val="20"/>
          <w:szCs w:val="20"/>
          <w:rPrChange w:id="1424" w:author="刘军涛" w:date="2021-12-22T16:41:00Z">
            <w:rPr>
              <w:del w:id="1425" w:author="田 恒" w:date="2021-12-23T22:20:00Z"/>
              <w:rFonts w:ascii="宋体" w:hAnsi="宋体"/>
              <w:color w:val="333333"/>
              <w:sz w:val="20"/>
              <w:szCs w:val="20"/>
            </w:rPr>
          </w:rPrChange>
        </w:rPr>
      </w:pPr>
      <w:del w:id="1426" w:author="田 恒" w:date="2021-12-23T22:20:00Z">
        <w:r w:rsidRPr="00EC6609" w:rsidDel="003064FC">
          <w:rPr>
            <w:rFonts w:cs="Times New Roman" w:hint="eastAsia"/>
            <w:color w:val="333333"/>
            <w:sz w:val="20"/>
            <w:szCs w:val="20"/>
            <w:rPrChange w:id="1427" w:author="刘军涛" w:date="2021-12-22T16:41:00Z">
              <w:rPr>
                <w:rFonts w:ascii="宋体" w:hAnsi="宋体" w:hint="eastAsia"/>
                <w:color w:val="333333"/>
                <w:sz w:val="20"/>
                <w:szCs w:val="20"/>
              </w:rPr>
            </w:rPrChange>
          </w:rPr>
          <w:delText>图</w:delText>
        </w:r>
        <w:r w:rsidR="00F8421D" w:rsidRPr="00EC6609" w:rsidDel="003064FC">
          <w:rPr>
            <w:rFonts w:cs="Times New Roman"/>
            <w:color w:val="333333"/>
            <w:sz w:val="20"/>
            <w:szCs w:val="20"/>
            <w:rPrChange w:id="1428" w:author="刘军涛" w:date="2021-12-22T16:41:00Z">
              <w:rPr>
                <w:rFonts w:ascii="宋体" w:hAnsi="宋体"/>
                <w:color w:val="333333"/>
                <w:sz w:val="20"/>
                <w:szCs w:val="20"/>
              </w:rPr>
            </w:rPrChange>
          </w:rPr>
          <w:delText>4</w:delText>
        </w:r>
        <w:r w:rsidRPr="00EC6609" w:rsidDel="003064FC">
          <w:rPr>
            <w:rFonts w:cs="Times New Roman"/>
            <w:color w:val="333333"/>
            <w:sz w:val="20"/>
            <w:szCs w:val="20"/>
            <w:rPrChange w:id="1429" w:author="刘军涛" w:date="2021-12-22T16:41:00Z">
              <w:rPr>
                <w:rFonts w:ascii="宋体" w:hAnsi="宋体"/>
                <w:color w:val="333333"/>
                <w:sz w:val="20"/>
                <w:szCs w:val="20"/>
              </w:rPr>
            </w:rPrChange>
          </w:rPr>
          <w:delText xml:space="preserve"> </w:delText>
        </w:r>
        <w:r w:rsidRPr="00EC6609" w:rsidDel="003064FC">
          <w:rPr>
            <w:rFonts w:cs="Times New Roman" w:hint="eastAsia"/>
            <w:color w:val="333333"/>
            <w:sz w:val="20"/>
            <w:szCs w:val="20"/>
            <w:rPrChange w:id="1430" w:author="刘军涛" w:date="2021-12-22T16:41:00Z">
              <w:rPr>
                <w:rFonts w:ascii="宋体" w:hAnsi="宋体" w:hint="eastAsia"/>
                <w:color w:val="333333"/>
                <w:sz w:val="20"/>
                <w:szCs w:val="20"/>
              </w:rPr>
            </w:rPrChange>
          </w:rPr>
          <w:delText>平均值法下各深度点的标定参数</w:delText>
        </w:r>
      </w:del>
    </w:p>
    <w:p w14:paraId="3CCFCE13" w14:textId="5D0F3A5C" w:rsidR="00B15EF8" w:rsidRPr="00EC6609" w:rsidDel="003064FC" w:rsidRDefault="00B15EF8" w:rsidP="00B15EF8">
      <w:pPr>
        <w:widowControl/>
        <w:spacing w:line="270" w:lineRule="atLeast"/>
        <w:ind w:firstLine="405"/>
        <w:jc w:val="center"/>
        <w:rPr>
          <w:del w:id="1431" w:author="田 恒" w:date="2021-12-23T22:20:00Z"/>
          <w:rFonts w:cs="Times New Roman" w:hint="eastAsia"/>
          <w:color w:val="333333"/>
          <w:sz w:val="20"/>
          <w:szCs w:val="20"/>
          <w:rPrChange w:id="1432" w:author="刘军涛" w:date="2021-12-22T16:41:00Z">
            <w:rPr>
              <w:del w:id="1433" w:author="田 恒" w:date="2021-12-23T22:20:00Z"/>
              <w:rFonts w:ascii="MicrosoftYaHei" w:hAnsi="MicrosoftYaHei" w:hint="eastAsia"/>
              <w:color w:val="333333"/>
              <w:sz w:val="20"/>
              <w:szCs w:val="20"/>
            </w:rPr>
          </w:rPrChange>
        </w:rPr>
      </w:pPr>
      <w:del w:id="1434" w:author="田 恒" w:date="2021-12-23T22:20:00Z">
        <w:r w:rsidRPr="00EC6609" w:rsidDel="003064FC">
          <w:rPr>
            <w:rFonts w:cs="Times New Roman" w:hint="eastAsia"/>
            <w:color w:val="333333"/>
            <w:sz w:val="20"/>
            <w:szCs w:val="20"/>
            <w:rPrChange w:id="1435" w:author="刘军涛" w:date="2021-12-22T16:41:00Z">
              <w:rPr>
                <w:rFonts w:ascii="MicrosoftYaHei" w:hAnsi="MicrosoftYaHei" w:hint="eastAsia"/>
                <w:color w:val="333333"/>
                <w:sz w:val="20"/>
                <w:szCs w:val="20"/>
              </w:rPr>
            </w:rPrChange>
          </w:rPr>
          <w:delText>Fig.</w:delText>
        </w:r>
        <w:r w:rsidR="00D9359F" w:rsidRPr="00EC6609" w:rsidDel="003064FC">
          <w:rPr>
            <w:rFonts w:cs="Times New Roman" w:hint="eastAsia"/>
            <w:color w:val="333333"/>
            <w:sz w:val="20"/>
            <w:szCs w:val="20"/>
            <w:rPrChange w:id="1436" w:author="刘军涛" w:date="2021-12-22T16:41:00Z">
              <w:rPr>
                <w:rFonts w:ascii="MicrosoftYaHei" w:hAnsi="MicrosoftYaHei" w:hint="eastAsia"/>
                <w:color w:val="333333"/>
                <w:sz w:val="20"/>
                <w:szCs w:val="20"/>
              </w:rPr>
            </w:rPrChange>
          </w:rPr>
          <w:delText>4</w:delText>
        </w:r>
        <w:r w:rsidRPr="00EC6609" w:rsidDel="003064FC">
          <w:rPr>
            <w:rFonts w:cs="Times New Roman" w:hint="eastAsia"/>
            <w:color w:val="333333"/>
            <w:sz w:val="20"/>
            <w:szCs w:val="20"/>
            <w:rPrChange w:id="1437" w:author="刘军涛" w:date="2021-12-22T16:41:00Z">
              <w:rPr>
                <w:rFonts w:ascii="MicrosoftYaHei" w:hAnsi="MicrosoftYaHei" w:hint="eastAsia"/>
                <w:color w:val="333333"/>
                <w:sz w:val="20"/>
                <w:szCs w:val="20"/>
              </w:rPr>
            </w:rPrChange>
          </w:rPr>
          <w:delText xml:space="preserve"> Calibration parameters of each depth point under mean value method</w:delText>
        </w:r>
      </w:del>
    </w:p>
    <w:p w14:paraId="3E875464" w14:textId="34181CDC" w:rsidR="00B15EF8" w:rsidRPr="00EC6609" w:rsidDel="003064FC" w:rsidRDefault="00996933">
      <w:pPr>
        <w:widowControl/>
        <w:ind w:firstLineChars="200" w:firstLine="480"/>
        <w:rPr>
          <w:del w:id="1438" w:author="田 恒" w:date="2021-12-23T22:20:00Z"/>
          <w:rFonts w:cs="Times New Roman"/>
          <w:rPrChange w:id="1439" w:author="刘军涛" w:date="2021-12-22T16:41:00Z">
            <w:rPr>
              <w:del w:id="1440" w:author="田 恒" w:date="2021-12-23T22:20:00Z"/>
              <w:rFonts w:ascii="宋体" w:hAnsi="宋体"/>
            </w:rPr>
          </w:rPrChange>
        </w:rPr>
        <w:pPrChange w:id="1441" w:author="刘军涛" w:date="2021-12-22T16:45:00Z">
          <w:pPr/>
        </w:pPrChange>
      </w:pPr>
      <w:del w:id="1442" w:author="田 恒" w:date="2021-12-23T22:20:00Z">
        <w:r w:rsidRPr="00A325D7" w:rsidDel="003064FC">
          <w:rPr>
            <w:rFonts w:cs="Times New Roman"/>
          </w:rPr>
          <w:tab/>
        </w:r>
        <w:r w:rsidRPr="00EC6609" w:rsidDel="003064FC">
          <w:rPr>
            <w:rFonts w:cs="Times New Roman" w:hint="eastAsia"/>
            <w:rPrChange w:id="1443" w:author="刘军涛" w:date="2021-12-22T16:41:00Z">
              <w:rPr>
                <w:rFonts w:ascii="宋体" w:hAnsi="宋体" w:hint="eastAsia"/>
              </w:rPr>
            </w:rPrChange>
          </w:rPr>
          <w:delText>通过平均值法，对于</w:delText>
        </w:r>
      </w:del>
      <m:oMath>
        <m:r>
          <w:del w:id="1444" w:author="田 恒" w:date="2021-12-23T22:20:00Z">
            <w:rPr>
              <w:rFonts w:ascii="Cambria Math" w:hAnsi="Cambria Math" w:cs="Times New Roman"/>
            </w:rPr>
            <m:t>S</m:t>
          </w:del>
        </m:r>
      </m:oMath>
      <w:del w:id="1445" w:author="田 恒" w:date="2021-12-23T22:20:00Z">
        <w:r w:rsidRPr="00EC6609" w:rsidDel="003064FC">
          <w:rPr>
            <w:rFonts w:cs="Times New Roman"/>
            <w:rPrChange w:id="1446" w:author="刘军涛" w:date="2021-12-22T16:41:00Z">
              <w:rPr>
                <w:rFonts w:ascii="宋体" w:hAnsi="宋体"/>
              </w:rPr>
            </w:rPrChange>
          </w:rPr>
          <w:delText>和</w:delText>
        </w:r>
      </w:del>
      <m:oMath>
        <m:sSub>
          <m:sSubPr>
            <m:ctrlPr>
              <w:del w:id="1447" w:author="田 恒" w:date="2021-12-23T22:20:00Z">
                <w:rPr>
                  <w:rFonts w:ascii="Cambria Math" w:hAnsi="Cambria Math" w:cs="Times New Roman"/>
                  <w:i/>
                </w:rPr>
              </w:del>
            </m:ctrlPr>
          </m:sSubPr>
          <m:e>
            <m:r>
              <w:del w:id="1448" w:author="田 恒" w:date="2021-12-23T22:20:00Z">
                <w:rPr>
                  <w:rFonts w:ascii="Cambria Math" w:hAnsi="Cambria Math" w:cs="Times New Roman"/>
                </w:rPr>
                <m:t>V</m:t>
              </w:del>
            </m:r>
          </m:e>
          <m:sub>
            <m:r>
              <w:del w:id="1449" w:author="田 恒" w:date="2021-12-23T22:20:00Z">
                <w:rPr>
                  <w:rFonts w:ascii="Cambria Math" w:hAnsi="Cambria Math" w:cs="Times New Roman"/>
                </w:rPr>
                <m:t>offset</m:t>
              </w:del>
            </m:r>
          </m:sub>
        </m:sSub>
      </m:oMath>
      <w:del w:id="1450" w:author="田 恒" w:date="2021-12-23T22:20:00Z">
        <w:r w:rsidRPr="00EC6609" w:rsidDel="003064FC">
          <w:rPr>
            <w:rFonts w:cs="Times New Roman"/>
            <w:rPrChange w:id="1451" w:author="刘军涛" w:date="2021-12-22T16:41:00Z">
              <w:rPr>
                <w:rFonts w:ascii="宋体" w:hAnsi="宋体"/>
              </w:rPr>
            </w:rPrChange>
          </w:rPr>
          <w:delText>随窗口移动而产生的一次大的突变被划分成多端阶梯状</w:delText>
        </w:r>
        <w:r w:rsidRPr="00AC05F8" w:rsidDel="003064FC">
          <w:rPr>
            <w:rFonts w:cs="Times New Roman"/>
            <w:szCs w:val="24"/>
            <w:rPrChange w:id="1452" w:author="刘军涛" w:date="2021-12-22T16:45:00Z">
              <w:rPr>
                <w:rFonts w:ascii="宋体" w:hAnsi="宋体"/>
              </w:rPr>
            </w:rPrChange>
          </w:rPr>
          <w:delText>变化</w:delText>
        </w:r>
        <w:r w:rsidR="00B15EF8" w:rsidRPr="00EC6609" w:rsidDel="003064FC">
          <w:rPr>
            <w:rFonts w:cs="Times New Roman" w:hint="eastAsia"/>
            <w:rPrChange w:id="1453" w:author="刘军涛" w:date="2021-12-22T16:41:00Z">
              <w:rPr>
                <w:rFonts w:ascii="宋体" w:hAnsi="宋体" w:hint="eastAsia"/>
              </w:rPr>
            </w:rPrChange>
          </w:rPr>
          <w:delText>（如图</w:delText>
        </w:r>
        <w:r w:rsidR="00F8421D" w:rsidRPr="00EC6609" w:rsidDel="003064FC">
          <w:rPr>
            <w:rFonts w:cs="Times New Roman"/>
            <w:rPrChange w:id="1454" w:author="刘军涛" w:date="2021-12-22T16:41:00Z">
              <w:rPr>
                <w:rFonts w:ascii="宋体" w:hAnsi="宋体"/>
              </w:rPr>
            </w:rPrChange>
          </w:rPr>
          <w:delText>4</w:delText>
        </w:r>
        <w:r w:rsidR="00B15EF8" w:rsidRPr="00EC6609" w:rsidDel="003064FC">
          <w:rPr>
            <w:rFonts w:cs="Times New Roman" w:hint="eastAsia"/>
            <w:rPrChange w:id="1455" w:author="刘军涛" w:date="2021-12-22T16:41:00Z">
              <w:rPr>
                <w:rFonts w:ascii="宋体" w:hAnsi="宋体" w:hint="eastAsia"/>
              </w:rPr>
            </w:rPrChange>
          </w:rPr>
          <w:delText>所示）</w:delText>
        </w:r>
        <w:r w:rsidRPr="00EC6609" w:rsidDel="003064FC">
          <w:rPr>
            <w:rFonts w:cs="Times New Roman"/>
            <w:rPrChange w:id="1456" w:author="刘军涛" w:date="2021-12-22T16:41:00Z">
              <w:rPr>
                <w:rFonts w:ascii="宋体" w:hAnsi="宋体"/>
              </w:rPr>
            </w:rPrChange>
          </w:rPr>
          <w:delText>，由此令</w:delText>
        </w:r>
      </w:del>
      <m:oMath>
        <m:r>
          <w:del w:id="1457" w:author="田 恒" w:date="2021-12-23T22:20:00Z">
            <w:rPr>
              <w:rFonts w:ascii="Cambria Math" w:hAnsi="Cambria Math" w:cs="Times New Roman"/>
            </w:rPr>
            <m:t>S</m:t>
          </w:del>
        </m:r>
      </m:oMath>
      <w:del w:id="1458" w:author="田 恒" w:date="2021-12-23T22:20:00Z">
        <w:r w:rsidRPr="00EC6609" w:rsidDel="003064FC">
          <w:rPr>
            <w:rFonts w:cs="Times New Roman"/>
            <w:rPrChange w:id="1459" w:author="刘军涛" w:date="2021-12-22T16:41:00Z">
              <w:rPr>
                <w:rFonts w:ascii="宋体" w:hAnsi="宋体"/>
              </w:rPr>
            </w:rPrChange>
          </w:rPr>
          <w:delText>和</w:delText>
        </w:r>
      </w:del>
      <m:oMath>
        <m:sSub>
          <m:sSubPr>
            <m:ctrlPr>
              <w:del w:id="1460" w:author="田 恒" w:date="2021-12-23T22:20:00Z">
                <w:rPr>
                  <w:rFonts w:ascii="Cambria Math" w:hAnsi="Cambria Math" w:cs="Times New Roman"/>
                  <w:i/>
                </w:rPr>
              </w:del>
            </m:ctrlPr>
          </m:sSubPr>
          <m:e>
            <m:r>
              <w:del w:id="1461" w:author="田 恒" w:date="2021-12-23T22:20:00Z">
                <w:rPr>
                  <w:rFonts w:ascii="Cambria Math" w:hAnsi="Cambria Math" w:cs="Times New Roman"/>
                </w:rPr>
                <m:t>V</m:t>
              </w:del>
            </m:r>
          </m:e>
          <m:sub>
            <m:r>
              <w:del w:id="1462" w:author="田 恒" w:date="2021-12-23T22:20:00Z">
                <w:rPr>
                  <w:rFonts w:ascii="Cambria Math" w:hAnsi="Cambria Math" w:cs="Times New Roman"/>
                </w:rPr>
                <m:t>offset</m:t>
              </w:del>
            </m:r>
          </m:sub>
        </m:sSub>
      </m:oMath>
      <w:del w:id="1463" w:author="田 恒" w:date="2021-12-23T22:20:00Z">
        <w:r w:rsidR="004D47F5" w:rsidRPr="00EC6609" w:rsidDel="003064FC">
          <w:rPr>
            <w:rFonts w:cs="Times New Roman" w:hint="eastAsia"/>
            <w:rPrChange w:id="1464" w:author="刘军涛" w:date="2021-12-22T16:41:00Z">
              <w:rPr>
                <w:rFonts w:ascii="宋体" w:hAnsi="宋体" w:hint="eastAsia"/>
              </w:rPr>
            </w:rPrChange>
          </w:rPr>
          <w:delText>在</w:delText>
        </w:r>
        <w:r w:rsidRPr="00EC6609" w:rsidDel="003064FC">
          <w:rPr>
            <w:rFonts w:cs="Times New Roman"/>
            <w:rPrChange w:id="1465" w:author="刘军涛" w:date="2021-12-22T16:41:00Z">
              <w:rPr>
                <w:rFonts w:ascii="宋体" w:hAnsi="宋体"/>
              </w:rPr>
            </w:rPrChange>
          </w:rPr>
          <w:delText>窗口</w:delText>
        </w:r>
        <w:r w:rsidR="004D47F5" w:rsidRPr="00EC6609" w:rsidDel="003064FC">
          <w:rPr>
            <w:rFonts w:cs="Times New Roman" w:hint="eastAsia"/>
            <w:rPrChange w:id="1466" w:author="刘军涛" w:date="2021-12-22T16:41:00Z">
              <w:rPr>
                <w:rFonts w:ascii="宋体" w:hAnsi="宋体" w:hint="eastAsia"/>
              </w:rPr>
            </w:rPrChange>
          </w:rPr>
          <w:delText>边缘产生的阶跃</w:delText>
        </w:r>
        <w:r w:rsidRPr="00EC6609" w:rsidDel="003064FC">
          <w:rPr>
            <w:rFonts w:cs="Times New Roman"/>
            <w:rPrChange w:id="1467" w:author="刘军涛" w:date="2021-12-22T16:41:00Z">
              <w:rPr>
                <w:rFonts w:ascii="宋体" w:hAnsi="宋体"/>
              </w:rPr>
            </w:rPrChange>
          </w:rPr>
          <w:delText>变小，</w:delText>
        </w:r>
        <w:r w:rsidRPr="00EC6609" w:rsidDel="003064FC">
          <w:rPr>
            <w:rFonts w:cs="Times New Roman" w:hint="eastAsia"/>
            <w:rPrChange w:id="1468" w:author="刘军涛" w:date="2021-12-22T16:41:00Z">
              <w:rPr>
                <w:rFonts w:ascii="宋体" w:hAnsi="宋体" w:hint="eastAsia"/>
              </w:rPr>
            </w:rPrChange>
          </w:rPr>
          <w:delText>从而减弱了</w:delText>
        </w:r>
      </w:del>
      <w:del w:id="1469" w:author="田 恒" w:date="2021-12-23T10:49:00Z">
        <w:r w:rsidRPr="00EC6609" w:rsidDel="008C77F4">
          <w:rPr>
            <w:rFonts w:cs="Times New Roman" w:hint="eastAsia"/>
            <w:rPrChange w:id="1470" w:author="刘军涛" w:date="2021-12-22T16:41:00Z">
              <w:rPr>
                <w:rFonts w:ascii="宋体" w:hAnsi="宋体" w:hint="eastAsia"/>
              </w:rPr>
            </w:rPrChange>
          </w:rPr>
          <w:delText>断层</w:delText>
        </w:r>
      </w:del>
      <w:del w:id="1471" w:author="田 恒" w:date="2021-12-23T22:20:00Z">
        <w:r w:rsidRPr="00EC6609" w:rsidDel="003064FC">
          <w:rPr>
            <w:rFonts w:cs="Times New Roman" w:hint="eastAsia"/>
            <w:rPrChange w:id="1472" w:author="刘军涛" w:date="2021-12-22T16:41:00Z">
              <w:rPr>
                <w:rFonts w:ascii="宋体" w:hAnsi="宋体" w:hint="eastAsia"/>
              </w:rPr>
            </w:rPrChange>
          </w:rPr>
          <w:delText>现象</w:delText>
        </w:r>
        <w:r w:rsidRPr="00EC6609" w:rsidDel="003064FC">
          <w:rPr>
            <w:rFonts w:cs="Times New Roman"/>
            <w:rPrChange w:id="1473" w:author="刘军涛" w:date="2021-12-22T16:41:00Z">
              <w:rPr>
                <w:rFonts w:ascii="宋体" w:hAnsi="宋体"/>
              </w:rPr>
            </w:rPrChange>
          </w:rPr>
          <w:delText>。</w:delText>
        </w:r>
      </w:del>
    </w:p>
    <w:p w14:paraId="695F62E8" w14:textId="08699B6A" w:rsidR="00B15EF8" w:rsidRPr="00EC6609" w:rsidRDefault="00127B85" w:rsidP="00B15EF8">
      <w:pPr>
        <w:widowControl/>
        <w:spacing w:line="270" w:lineRule="atLeast"/>
        <w:jc w:val="left"/>
        <w:rPr>
          <w:rFonts w:cs="Times New Roman" w:hint="eastAsia"/>
          <w:b/>
          <w:bCs/>
          <w:kern w:val="0"/>
          <w:sz w:val="27"/>
          <w:szCs w:val="27"/>
          <w:rPrChange w:id="1474" w:author="刘军涛" w:date="2021-12-22T16:41:00Z">
            <w:rPr>
              <w:rFonts w:ascii="����" w:hAnsi="����" w:cs="宋体" w:hint="eastAsia"/>
              <w:b/>
              <w:bCs/>
              <w:kern w:val="0"/>
              <w:sz w:val="27"/>
              <w:szCs w:val="27"/>
            </w:rPr>
          </w:rPrChange>
        </w:rPr>
      </w:pPr>
      <w:r w:rsidRPr="00EC6609">
        <w:rPr>
          <w:rFonts w:cs="Times New Roman" w:hint="eastAsia"/>
          <w:b/>
          <w:bCs/>
          <w:kern w:val="0"/>
          <w:sz w:val="27"/>
          <w:szCs w:val="27"/>
          <w:rPrChange w:id="1475" w:author="刘军涛" w:date="2021-12-22T16:41:00Z">
            <w:rPr>
              <w:rFonts w:ascii="����" w:hAnsi="����" w:cs="宋体" w:hint="eastAsia"/>
              <w:b/>
              <w:bCs/>
              <w:kern w:val="0"/>
              <w:sz w:val="27"/>
              <w:szCs w:val="27"/>
            </w:rPr>
          </w:rPrChange>
        </w:rPr>
        <w:t>2</w:t>
      </w:r>
      <w:r w:rsidR="00B15EF8" w:rsidRPr="00EC6609">
        <w:rPr>
          <w:rFonts w:cs="Times New Roman" w:hint="eastAsia"/>
          <w:b/>
          <w:bCs/>
          <w:kern w:val="0"/>
          <w:sz w:val="27"/>
          <w:szCs w:val="27"/>
          <w:rPrChange w:id="1476" w:author="刘军涛" w:date="2021-12-22T16:41:00Z">
            <w:rPr>
              <w:rFonts w:ascii="����" w:hAnsi="����" w:cs="宋体" w:hint="eastAsia"/>
              <w:b/>
              <w:bCs/>
              <w:kern w:val="0"/>
              <w:sz w:val="27"/>
              <w:szCs w:val="27"/>
            </w:rPr>
          </w:rPrChange>
        </w:rPr>
        <w:t>.</w:t>
      </w:r>
      <w:del w:id="1477" w:author="田 恒" w:date="2021-12-23T22:20:00Z">
        <w:r w:rsidR="00B15EF8" w:rsidRPr="00EC6609" w:rsidDel="003064FC">
          <w:rPr>
            <w:rFonts w:cs="Times New Roman" w:hint="eastAsia"/>
            <w:b/>
            <w:bCs/>
            <w:kern w:val="0"/>
            <w:sz w:val="27"/>
            <w:szCs w:val="27"/>
            <w:rPrChange w:id="1478" w:author="刘军涛" w:date="2021-12-22T16:41:00Z">
              <w:rPr>
                <w:rFonts w:ascii="����" w:hAnsi="����" w:cs="宋体" w:hint="eastAsia"/>
                <w:b/>
                <w:bCs/>
                <w:kern w:val="0"/>
                <w:sz w:val="27"/>
                <w:szCs w:val="27"/>
              </w:rPr>
            </w:rPrChange>
          </w:rPr>
          <w:delText>2</w:delText>
        </w:r>
      </w:del>
      <w:ins w:id="1479" w:author="田 恒" w:date="2021-12-23T22:20:00Z">
        <w:r w:rsidR="003064FC">
          <w:rPr>
            <w:rFonts w:cs="Times New Roman" w:hint="eastAsia"/>
            <w:b/>
            <w:bCs/>
            <w:kern w:val="0"/>
            <w:sz w:val="27"/>
            <w:szCs w:val="27"/>
          </w:rPr>
          <w:t>1</w:t>
        </w:r>
      </w:ins>
      <w:ins w:id="1480" w:author="刘军涛" w:date="2021-12-22T16:46:00Z">
        <w:r w:rsidR="00103CF1">
          <w:rPr>
            <w:rFonts w:cs="Times New Roman"/>
            <w:b/>
            <w:bCs/>
            <w:kern w:val="0"/>
            <w:sz w:val="27"/>
            <w:szCs w:val="27"/>
          </w:rPr>
          <w:t xml:space="preserve"> </w:t>
        </w:r>
      </w:ins>
      <w:del w:id="1481" w:author="刘军涛" w:date="2021-12-22T16:46:00Z">
        <w:r w:rsidR="00B15EF8" w:rsidRPr="00EC6609" w:rsidDel="00103CF1">
          <w:rPr>
            <w:rFonts w:cs="Times New Roman" w:hint="eastAsia"/>
            <w:b/>
            <w:bCs/>
            <w:kern w:val="0"/>
            <w:sz w:val="27"/>
            <w:szCs w:val="27"/>
            <w:rPrChange w:id="1482" w:author="刘军涛" w:date="2021-12-22T16:41:00Z">
              <w:rPr>
                <w:rFonts w:ascii="����" w:hAnsi="����" w:cs="宋体" w:hint="eastAsia"/>
                <w:b/>
                <w:bCs/>
                <w:kern w:val="0"/>
                <w:sz w:val="27"/>
                <w:szCs w:val="27"/>
              </w:rPr>
            </w:rPrChange>
          </w:rPr>
          <w:delText> </w:delText>
        </w:r>
      </w:del>
      <w:r w:rsidR="00B15EF8" w:rsidRPr="00EC6609">
        <w:rPr>
          <w:rFonts w:cs="Times New Roman" w:hint="eastAsia"/>
          <w:b/>
          <w:bCs/>
          <w:kern w:val="0"/>
          <w:sz w:val="27"/>
          <w:szCs w:val="27"/>
          <w:rPrChange w:id="1483" w:author="刘军涛" w:date="2021-12-22T16:41:00Z">
            <w:rPr>
              <w:rFonts w:ascii="����" w:hAnsi="����" w:cs="宋体" w:hint="eastAsia"/>
              <w:b/>
              <w:bCs/>
              <w:kern w:val="0"/>
              <w:sz w:val="27"/>
              <w:szCs w:val="27"/>
            </w:rPr>
          </w:rPrChange>
        </w:rPr>
        <w:t>渐变过渡法</w:t>
      </w:r>
    </w:p>
    <w:p w14:paraId="13CC2FDE" w14:textId="558FD245" w:rsidR="00B15EF8" w:rsidRPr="00EC6609" w:rsidRDefault="00127B85" w:rsidP="00B15EF8">
      <w:pPr>
        <w:widowControl/>
        <w:spacing w:line="270" w:lineRule="atLeast"/>
        <w:jc w:val="left"/>
        <w:rPr>
          <w:rFonts w:cs="Times New Roman" w:hint="eastAsia"/>
          <w:b/>
          <w:bCs/>
          <w:kern w:val="0"/>
          <w:sz w:val="27"/>
          <w:szCs w:val="27"/>
          <w:rPrChange w:id="1484" w:author="刘军涛" w:date="2021-12-22T16:41:00Z">
            <w:rPr>
              <w:rFonts w:ascii="����" w:hAnsi="����" w:cs="宋体" w:hint="eastAsia"/>
              <w:b/>
              <w:bCs/>
              <w:kern w:val="0"/>
              <w:sz w:val="27"/>
              <w:szCs w:val="27"/>
            </w:rPr>
          </w:rPrChange>
        </w:rPr>
      </w:pPr>
      <w:r w:rsidRPr="00EC6609">
        <w:rPr>
          <w:rFonts w:cs="Times New Roman" w:hint="eastAsia"/>
          <w:b/>
          <w:bCs/>
          <w:kern w:val="0"/>
          <w:sz w:val="27"/>
          <w:szCs w:val="27"/>
          <w:rPrChange w:id="1485" w:author="刘军涛" w:date="2021-12-22T16:41:00Z">
            <w:rPr>
              <w:rFonts w:ascii="����" w:hAnsi="����" w:cs="宋体" w:hint="eastAsia"/>
              <w:b/>
              <w:bCs/>
              <w:kern w:val="0"/>
              <w:sz w:val="27"/>
              <w:szCs w:val="27"/>
            </w:rPr>
          </w:rPrChange>
        </w:rPr>
        <w:t>2</w:t>
      </w:r>
      <w:r w:rsidR="00B15EF8" w:rsidRPr="00EC6609">
        <w:rPr>
          <w:rFonts w:cs="Times New Roman" w:hint="eastAsia"/>
          <w:b/>
          <w:bCs/>
          <w:kern w:val="0"/>
          <w:sz w:val="27"/>
          <w:szCs w:val="27"/>
          <w:rPrChange w:id="1486" w:author="刘军涛" w:date="2021-12-22T16:41:00Z">
            <w:rPr>
              <w:rFonts w:ascii="����" w:hAnsi="����" w:cs="宋体" w:hint="eastAsia"/>
              <w:b/>
              <w:bCs/>
              <w:kern w:val="0"/>
              <w:sz w:val="27"/>
              <w:szCs w:val="27"/>
            </w:rPr>
          </w:rPrChange>
        </w:rPr>
        <w:t>.</w:t>
      </w:r>
      <w:del w:id="1487" w:author="田 恒" w:date="2021-12-23T22:20:00Z">
        <w:r w:rsidR="00B15EF8" w:rsidRPr="00EC6609" w:rsidDel="003064FC">
          <w:rPr>
            <w:rFonts w:cs="Times New Roman" w:hint="eastAsia"/>
            <w:b/>
            <w:bCs/>
            <w:kern w:val="0"/>
            <w:sz w:val="27"/>
            <w:szCs w:val="27"/>
            <w:rPrChange w:id="1488" w:author="刘军涛" w:date="2021-12-22T16:41:00Z">
              <w:rPr>
                <w:rFonts w:ascii="����" w:hAnsi="����" w:cs="宋体" w:hint="eastAsia"/>
                <w:b/>
                <w:bCs/>
                <w:kern w:val="0"/>
                <w:sz w:val="27"/>
                <w:szCs w:val="27"/>
              </w:rPr>
            </w:rPrChange>
          </w:rPr>
          <w:delText>2</w:delText>
        </w:r>
      </w:del>
      <w:ins w:id="1489" w:author="田 恒" w:date="2021-12-23T22:20:00Z">
        <w:r w:rsidR="003064FC">
          <w:rPr>
            <w:rFonts w:cs="Times New Roman" w:hint="eastAsia"/>
            <w:b/>
            <w:bCs/>
            <w:kern w:val="0"/>
            <w:sz w:val="27"/>
            <w:szCs w:val="27"/>
          </w:rPr>
          <w:t>1</w:t>
        </w:r>
      </w:ins>
      <w:r w:rsidR="00B15EF8" w:rsidRPr="00EC6609">
        <w:rPr>
          <w:rFonts w:cs="Times New Roman" w:hint="eastAsia"/>
          <w:b/>
          <w:bCs/>
          <w:kern w:val="0"/>
          <w:sz w:val="27"/>
          <w:szCs w:val="27"/>
          <w:rPrChange w:id="1490" w:author="刘军涛" w:date="2021-12-22T16:41:00Z">
            <w:rPr>
              <w:rFonts w:ascii="����" w:hAnsi="����" w:cs="宋体" w:hint="eastAsia"/>
              <w:b/>
              <w:bCs/>
              <w:kern w:val="0"/>
              <w:sz w:val="27"/>
              <w:szCs w:val="27"/>
            </w:rPr>
          </w:rPrChange>
        </w:rPr>
        <w:t>.1</w:t>
      </w:r>
      <w:r w:rsidR="000C0C44" w:rsidRPr="00EC6609">
        <w:rPr>
          <w:rFonts w:cs="Times New Roman" w:hint="eastAsia"/>
          <w:b/>
          <w:bCs/>
          <w:kern w:val="0"/>
          <w:sz w:val="27"/>
          <w:szCs w:val="27"/>
          <w:rPrChange w:id="1491" w:author="刘军涛" w:date="2021-12-22T16:41:00Z">
            <w:rPr>
              <w:rFonts w:ascii="����" w:hAnsi="����" w:cs="宋体" w:hint="eastAsia"/>
              <w:b/>
              <w:bCs/>
              <w:kern w:val="0"/>
              <w:sz w:val="27"/>
              <w:szCs w:val="27"/>
            </w:rPr>
          </w:rPrChange>
        </w:rPr>
        <w:t>算法原理</w:t>
      </w:r>
    </w:p>
    <w:p w14:paraId="62C70E00" w14:textId="0F1D7321" w:rsidR="004D47F5" w:rsidRPr="003D0B38" w:rsidRDefault="00B15EF8">
      <w:pPr>
        <w:widowControl/>
        <w:ind w:firstLineChars="200" w:firstLine="480"/>
        <w:rPr>
          <w:rFonts w:cs="Times New Roman"/>
          <w:szCs w:val="24"/>
          <w:rPrChange w:id="1492" w:author="刘军涛" w:date="2021-12-22T16:45:00Z">
            <w:rPr>
              <w:rFonts w:ascii="宋体" w:hAnsi="宋体"/>
            </w:rPr>
          </w:rPrChange>
        </w:rPr>
        <w:pPrChange w:id="1493" w:author="刘军涛" w:date="2021-12-22T16:45:00Z">
          <w:pPr/>
        </w:pPrChange>
      </w:pPr>
      <w:del w:id="1494" w:author="刘军涛" w:date="2021-12-22T16:45:00Z">
        <w:r w:rsidRPr="00A325D7" w:rsidDel="00D207C2">
          <w:rPr>
            <w:rFonts w:cs="Times New Roman"/>
            <w:szCs w:val="24"/>
          </w:rPr>
          <w:tab/>
        </w:r>
      </w:del>
      <w:r w:rsidRPr="003D0B38">
        <w:rPr>
          <w:rFonts w:cs="Times New Roman" w:hint="eastAsia"/>
          <w:szCs w:val="24"/>
          <w:rPrChange w:id="1495" w:author="刘军涛" w:date="2021-12-22T16:45:00Z">
            <w:rPr>
              <w:rFonts w:ascii="宋体" w:hAnsi="宋体" w:hint="eastAsia"/>
            </w:rPr>
          </w:rPrChange>
        </w:rPr>
        <w:t>渐变过渡法并不改变色度标定的窗长和滑动步长，由于每次滑动</w:t>
      </w:r>
      <w:r w:rsidRPr="003D0B38">
        <w:rPr>
          <w:rFonts w:cs="Times New Roman"/>
          <w:szCs w:val="24"/>
          <w:rPrChange w:id="1496" w:author="刘军涛" w:date="2021-12-22T16:45:00Z">
            <w:rPr>
              <w:rFonts w:ascii="宋体" w:hAnsi="宋体"/>
            </w:rPr>
          </w:rPrChange>
        </w:rPr>
        <w:t>4/5</w:t>
      </w:r>
      <w:r w:rsidRPr="003D0B38">
        <w:rPr>
          <w:rFonts w:cs="Times New Roman"/>
          <w:szCs w:val="24"/>
          <w:rPrChange w:id="1497" w:author="刘军涛" w:date="2021-12-22T16:45:00Z">
            <w:rPr>
              <w:rFonts w:ascii="宋体" w:hAnsi="宋体"/>
            </w:rPr>
          </w:rPrChange>
        </w:rPr>
        <w:t>窗长后，前一次静态标定和后一次静态标定的数据存在</w:t>
      </w:r>
      <w:r w:rsidRPr="003D0B38">
        <w:rPr>
          <w:rFonts w:cs="Times New Roman"/>
          <w:szCs w:val="24"/>
          <w:rPrChange w:id="1498" w:author="刘军涛" w:date="2021-12-22T16:45:00Z">
            <w:rPr>
              <w:rFonts w:ascii="宋体" w:hAnsi="宋体"/>
            </w:rPr>
          </w:rPrChange>
        </w:rPr>
        <w:t>1/5</w:t>
      </w:r>
      <w:r w:rsidRPr="003D0B38">
        <w:rPr>
          <w:rFonts w:cs="Times New Roman"/>
          <w:szCs w:val="24"/>
          <w:rPrChange w:id="1499" w:author="刘军涛" w:date="2021-12-22T16:45:00Z">
            <w:rPr>
              <w:rFonts w:ascii="宋体" w:hAnsi="宋体"/>
            </w:rPr>
          </w:rPrChange>
        </w:rPr>
        <w:t>窗口长度的重叠部分，通过对与重叠的</w:t>
      </w:r>
      <w:r w:rsidRPr="003D0B38">
        <w:rPr>
          <w:rFonts w:cs="Times New Roman"/>
          <w:szCs w:val="24"/>
          <w:rPrChange w:id="1500" w:author="刘军涛" w:date="2021-12-22T16:45:00Z">
            <w:rPr>
              <w:rFonts w:ascii="宋体" w:hAnsi="宋体"/>
            </w:rPr>
          </w:rPrChange>
        </w:rPr>
        <w:t>1/5</w:t>
      </w:r>
      <w:r w:rsidRPr="003D0B38">
        <w:rPr>
          <w:rFonts w:cs="Times New Roman"/>
          <w:szCs w:val="24"/>
          <w:rPrChange w:id="1501" w:author="刘军涛" w:date="2021-12-22T16:45:00Z">
            <w:rPr>
              <w:rFonts w:ascii="宋体" w:hAnsi="宋体"/>
            </w:rPr>
          </w:rPrChange>
        </w:rPr>
        <w:t>窗长进行处理可以有效消除</w:t>
      </w:r>
      <w:ins w:id="1502" w:author="田 恒" w:date="2021-12-23T10:49:00Z">
        <w:r w:rsidR="008C77F4" w:rsidRPr="008C77F4">
          <w:rPr>
            <w:rFonts w:cs="Times New Roman" w:hint="eastAsia"/>
            <w:szCs w:val="24"/>
          </w:rPr>
          <w:t>台阶</w:t>
        </w:r>
      </w:ins>
      <w:del w:id="1503" w:author="田 恒" w:date="2021-12-23T10:49:00Z">
        <w:r w:rsidRPr="003D0B38" w:rsidDel="008C77F4">
          <w:rPr>
            <w:rFonts w:cs="Times New Roman"/>
            <w:szCs w:val="24"/>
            <w:rPrChange w:id="1504" w:author="刘军涛" w:date="2021-12-22T16:45:00Z">
              <w:rPr>
                <w:rFonts w:ascii="宋体" w:hAnsi="宋体"/>
              </w:rPr>
            </w:rPrChange>
          </w:rPr>
          <w:delText>断层</w:delText>
        </w:r>
      </w:del>
      <w:r w:rsidR="00486B43" w:rsidRPr="003D0B38">
        <w:rPr>
          <w:rFonts w:cs="Times New Roman" w:hint="eastAsia"/>
          <w:szCs w:val="24"/>
          <w:rPrChange w:id="1505" w:author="刘军涛" w:date="2021-12-22T16:45:00Z">
            <w:rPr>
              <w:rFonts w:ascii="宋体" w:hAnsi="宋体" w:hint="eastAsia"/>
            </w:rPr>
          </w:rPrChange>
        </w:rPr>
        <w:t>现象</w:t>
      </w:r>
      <w:r w:rsidR="00276220" w:rsidRPr="003D0B38">
        <w:rPr>
          <w:rFonts w:cs="Times New Roman" w:hint="eastAsia"/>
          <w:szCs w:val="24"/>
          <w:rPrChange w:id="1506" w:author="刘军涛" w:date="2021-12-22T16:45:00Z">
            <w:rPr>
              <w:rFonts w:ascii="宋体" w:hAnsi="宋体" w:hint="eastAsia"/>
            </w:rPr>
          </w:rPrChange>
        </w:rPr>
        <w:t>，渐变过渡法的处理结果如图</w:t>
      </w:r>
      <w:del w:id="1507" w:author="田 恒" w:date="2021-12-23T22:25:00Z">
        <w:r w:rsidR="002F5890" w:rsidRPr="003D0B38" w:rsidDel="00D61C52">
          <w:rPr>
            <w:rFonts w:cs="Times New Roman" w:hint="eastAsia"/>
            <w:szCs w:val="24"/>
            <w:rPrChange w:id="1508" w:author="刘军涛" w:date="2021-12-22T16:45:00Z">
              <w:rPr>
                <w:rFonts w:ascii="宋体" w:hAnsi="宋体"/>
              </w:rPr>
            </w:rPrChange>
          </w:rPr>
          <w:delText>9</w:delText>
        </w:r>
      </w:del>
      <w:ins w:id="1509" w:author="田 恒" w:date="2021-12-23T22:30:00Z">
        <w:r w:rsidR="00A943BA">
          <w:rPr>
            <w:rFonts w:cs="Times New Roman" w:hint="eastAsia"/>
            <w:szCs w:val="24"/>
          </w:rPr>
          <w:t>7</w:t>
        </w:r>
      </w:ins>
      <w:r w:rsidR="00276220" w:rsidRPr="003D0B38">
        <w:rPr>
          <w:rFonts w:cs="Times New Roman" w:hint="eastAsia"/>
          <w:szCs w:val="24"/>
          <w:rPrChange w:id="1510" w:author="刘军涛" w:date="2021-12-22T16:45:00Z">
            <w:rPr>
              <w:rFonts w:ascii="宋体" w:hAnsi="宋体" w:hint="eastAsia"/>
            </w:rPr>
          </w:rPrChange>
        </w:rPr>
        <w:t>左</w:t>
      </w:r>
      <w:del w:id="1511" w:author="田 恒" w:date="2021-12-23T22:25:00Z">
        <w:r w:rsidR="00276220" w:rsidRPr="003D0B38" w:rsidDel="00D61C52">
          <w:rPr>
            <w:rFonts w:cs="Times New Roman" w:hint="eastAsia"/>
            <w:szCs w:val="24"/>
            <w:rPrChange w:id="1512" w:author="刘军涛" w:date="2021-12-22T16:45:00Z">
              <w:rPr>
                <w:rFonts w:ascii="宋体" w:hAnsi="宋体"/>
              </w:rPr>
            </w:rPrChange>
          </w:rPr>
          <w:delText>3</w:delText>
        </w:r>
      </w:del>
      <w:ins w:id="1513" w:author="田 恒" w:date="2021-12-23T22:25:00Z">
        <w:r w:rsidR="00D61C52">
          <w:rPr>
            <w:rFonts w:cs="Times New Roman" w:hint="eastAsia"/>
            <w:szCs w:val="24"/>
          </w:rPr>
          <w:t>2</w:t>
        </w:r>
      </w:ins>
      <w:r w:rsidR="00276220" w:rsidRPr="003D0B38">
        <w:rPr>
          <w:rFonts w:cs="Times New Roman" w:hint="eastAsia"/>
          <w:szCs w:val="24"/>
          <w:rPrChange w:id="1514" w:author="刘军涛" w:date="2021-12-22T16:45:00Z">
            <w:rPr>
              <w:rFonts w:ascii="宋体" w:hAnsi="宋体" w:hint="eastAsia"/>
            </w:rPr>
          </w:rPrChange>
        </w:rPr>
        <w:t>所示。</w:t>
      </w:r>
    </w:p>
    <w:p w14:paraId="5259707F" w14:textId="716EA09C" w:rsidR="00996933" w:rsidRPr="003D0B38" w:rsidRDefault="00996933">
      <w:pPr>
        <w:widowControl/>
        <w:ind w:firstLineChars="200" w:firstLine="480"/>
        <w:rPr>
          <w:rFonts w:cs="Times New Roman"/>
          <w:szCs w:val="24"/>
          <w:rPrChange w:id="1515" w:author="刘军涛" w:date="2021-12-22T16:45:00Z">
            <w:rPr>
              <w:rFonts w:ascii="宋体" w:hAnsi="宋体"/>
            </w:rPr>
          </w:rPrChange>
        </w:rPr>
        <w:pPrChange w:id="1516" w:author="刘军涛" w:date="2021-12-22T16:45:00Z">
          <w:pPr>
            <w:jc w:val="left"/>
          </w:pPr>
        </w:pPrChange>
      </w:pPr>
      <w:del w:id="1517" w:author="刘军涛" w:date="2021-12-22T16:45:00Z">
        <w:r w:rsidRPr="00A325D7" w:rsidDel="00D207C2">
          <w:rPr>
            <w:rFonts w:cs="Times New Roman"/>
            <w:szCs w:val="24"/>
          </w:rPr>
          <w:tab/>
        </w:r>
      </w:del>
      <w:r w:rsidRPr="003D0B38">
        <w:rPr>
          <w:rFonts w:cs="Times New Roman"/>
          <w:szCs w:val="24"/>
          <w:rPrChange w:id="1518" w:author="刘军涛" w:date="2021-12-22T16:45:00Z">
            <w:rPr>
              <w:rFonts w:ascii="宋体" w:hAnsi="宋体"/>
            </w:rPr>
          </w:rPrChange>
        </w:rPr>
        <w:t>重叠的部分经过了两次静态色度标定，得到在前一个窗口下的静态色度标定和后一个窗口下的静态色度标定的两组色标值</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first</m:t>
            </m:r>
          </m:sub>
        </m:sSub>
      </m:oMath>
      <w:r w:rsidRPr="003D0B38">
        <w:rPr>
          <w:rFonts w:cs="Times New Roman"/>
          <w:szCs w:val="24"/>
          <w:rPrChange w:id="1519" w:author="刘军涛" w:date="2021-12-22T16:45:00Z">
            <w:rPr>
              <w:rFonts w:ascii="宋体" w:hAnsi="宋体"/>
            </w:rPr>
          </w:rPrChange>
        </w:rPr>
        <w:t>、</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second</m:t>
            </m:r>
          </m:sub>
        </m:sSub>
      </m:oMath>
      <w:r w:rsidRPr="003D0B38">
        <w:rPr>
          <w:rFonts w:cs="Times New Roman"/>
          <w:szCs w:val="24"/>
          <w:rPrChange w:id="1520" w:author="刘军涛" w:date="2021-12-22T16:45:00Z">
            <w:rPr>
              <w:rFonts w:ascii="宋体" w:hAnsi="宋体"/>
            </w:rPr>
          </w:rPrChange>
        </w:rPr>
        <w:t>，对于这两段色标值分别乘上一个权</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forward</m:t>
            </m:r>
          </m:sub>
        </m:sSub>
      </m:oMath>
      <w:r w:rsidRPr="003D0B38">
        <w:rPr>
          <w:rFonts w:cs="Times New Roman"/>
          <w:szCs w:val="24"/>
          <w:rPrChange w:id="1521" w:author="刘军涛" w:date="2021-12-22T16:45:00Z">
            <w:rPr>
              <w:rFonts w:ascii="宋体" w:hAnsi="宋体"/>
            </w:rPr>
          </w:rPrChange>
        </w:rPr>
        <w:t>、</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backward</m:t>
            </m:r>
          </m:sub>
        </m:sSub>
      </m:oMath>
      <w:r w:rsidRPr="003D0B38">
        <w:rPr>
          <w:rFonts w:cs="Times New Roman"/>
          <w:szCs w:val="24"/>
          <w:rPrChange w:id="1522" w:author="刘军涛" w:date="2021-12-22T16:45:00Z">
            <w:rPr>
              <w:rFonts w:ascii="宋体" w:hAnsi="宋体"/>
            </w:rPr>
          </w:rPrChange>
        </w:rPr>
        <w:t>，然后相加得到重叠部分最终的色标值。权值</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forward</m:t>
            </m:r>
          </m:sub>
        </m:sSub>
        <m:r>
          <w:rPr>
            <w:rFonts w:ascii="Cambria Math" w:hAnsi="Cambria Math" w:cs="Times New Roman" w:hint="eastAsia"/>
            <w:szCs w:val="24"/>
          </w:rPr>
          <m:t>、</m:t>
        </m:r>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backward</m:t>
            </m:r>
          </m:sub>
        </m:sSub>
      </m:oMath>
      <w:r w:rsidRPr="003D0B38">
        <w:rPr>
          <w:rFonts w:cs="Times New Roman"/>
          <w:szCs w:val="24"/>
          <w:rPrChange w:id="1523" w:author="刘军涛" w:date="2021-12-22T16:45:00Z">
            <w:rPr>
              <w:rFonts w:ascii="宋体" w:hAnsi="宋体"/>
            </w:rPr>
          </w:rPrChange>
        </w:rPr>
        <w:t>需要满足以下两个条件：</w:t>
      </w:r>
    </w:p>
    <w:p w14:paraId="5145BFD5" w14:textId="0E2DBE0B" w:rsidR="00996933" w:rsidRPr="003D0B38" w:rsidDel="003D0B38" w:rsidRDefault="00996933" w:rsidP="00996933">
      <w:pPr>
        <w:ind w:left="240" w:right="240"/>
        <w:jc w:val="left"/>
        <w:rPr>
          <w:del w:id="1524" w:author="刘军涛" w:date="2021-12-22T16:45:00Z"/>
          <w:rFonts w:cs="Times New Roman"/>
          <w:szCs w:val="24"/>
          <w:rPrChange w:id="1525" w:author="刘军涛" w:date="2021-12-22T16:45:00Z">
            <w:rPr>
              <w:del w:id="1526" w:author="刘军涛" w:date="2021-12-22T16:45:00Z"/>
              <w:rFonts w:ascii="宋体" w:hAnsi="宋体"/>
            </w:rPr>
          </w:rPrChange>
        </w:rPr>
      </w:pPr>
    </w:p>
    <w:p w14:paraId="2B0034EE" w14:textId="66D4ED23" w:rsidR="00996933" w:rsidRPr="003D0B38" w:rsidRDefault="00996933" w:rsidP="00996933">
      <w:pPr>
        <w:rPr>
          <w:rFonts w:cs="Times New Roman"/>
          <w:szCs w:val="24"/>
          <w:rPrChange w:id="1527" w:author="刘军涛" w:date="2021-12-22T16:45:00Z">
            <w:rPr>
              <w:rFonts w:ascii="宋体" w:hAnsi="宋体"/>
            </w:rPr>
          </w:rPrChange>
        </w:rPr>
      </w:pPr>
      <w:r w:rsidRPr="003D0B38">
        <w:rPr>
          <w:rFonts w:cs="Times New Roman"/>
          <w:szCs w:val="24"/>
          <w:rPrChange w:id="1528" w:author="刘军涛" w:date="2021-12-22T16:45:00Z">
            <w:rPr>
              <w:rFonts w:ascii="宋体" w:hAnsi="宋体"/>
            </w:rPr>
          </w:rPrChange>
        </w:rPr>
        <w:t xml:space="preserve">(1) </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forward</m:t>
            </m:r>
          </m:sub>
        </m:sSub>
      </m:oMath>
      <w:r w:rsidRPr="003D0B38">
        <w:rPr>
          <w:rFonts w:cs="Times New Roman"/>
          <w:szCs w:val="24"/>
          <w:rPrChange w:id="1529" w:author="刘军涛" w:date="2021-12-22T16:45:00Z">
            <w:rPr>
              <w:rFonts w:ascii="宋体" w:hAnsi="宋体"/>
            </w:rPr>
          </w:rPrChange>
        </w:rPr>
        <w:t>随下标由</w:t>
      </w:r>
      <w:r w:rsidRPr="003D0B38">
        <w:rPr>
          <w:rFonts w:cs="Times New Roman"/>
          <w:szCs w:val="24"/>
          <w:rPrChange w:id="1530" w:author="刘军涛" w:date="2021-12-22T16:45:00Z">
            <w:rPr>
              <w:rFonts w:ascii="宋体" w:hAnsi="宋体"/>
            </w:rPr>
          </w:rPrChange>
        </w:rPr>
        <w:t>1</w:t>
      </w:r>
      <w:r w:rsidRPr="003D0B38">
        <w:rPr>
          <w:rFonts w:cs="Times New Roman"/>
          <w:szCs w:val="24"/>
          <w:rPrChange w:id="1531" w:author="刘军涛" w:date="2021-12-22T16:45:00Z">
            <w:rPr>
              <w:rFonts w:ascii="宋体" w:hAnsi="宋体"/>
            </w:rPr>
          </w:rPrChange>
        </w:rPr>
        <w:t>逐渐降低到</w:t>
      </w:r>
      <w:r w:rsidRPr="003D0B38">
        <w:rPr>
          <w:rFonts w:cs="Times New Roman"/>
          <w:szCs w:val="24"/>
          <w:rPrChange w:id="1532" w:author="刘军涛" w:date="2021-12-22T16:45:00Z">
            <w:rPr>
              <w:rFonts w:ascii="宋体" w:hAnsi="宋体"/>
            </w:rPr>
          </w:rPrChange>
        </w:rPr>
        <w:t>0</w:t>
      </w:r>
      <w:r w:rsidRPr="003D0B38">
        <w:rPr>
          <w:rFonts w:cs="Times New Roman"/>
          <w:szCs w:val="24"/>
          <w:rPrChange w:id="1533" w:author="刘军涛" w:date="2021-12-22T16:45:00Z">
            <w:rPr>
              <w:rFonts w:ascii="宋体" w:hAnsi="宋体"/>
            </w:rPr>
          </w:rPrChange>
        </w:rPr>
        <w:t>，</w:t>
      </w:r>
      <w:r w:rsidRPr="003D0B38">
        <w:rPr>
          <w:rFonts w:cs="Times New Roman"/>
          <w:szCs w:val="24"/>
          <w:rPrChange w:id="1534" w:author="刘军涛" w:date="2021-12-22T16:45:00Z">
            <w:rPr>
              <w:rFonts w:ascii="宋体" w:hAnsi="宋体"/>
            </w:rPr>
          </w:rPrChange>
        </w:rPr>
        <w:t xml:space="preserve"> </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backward</m:t>
            </m:r>
          </m:sub>
        </m:sSub>
      </m:oMath>
      <w:r w:rsidRPr="003D0B38">
        <w:rPr>
          <w:rFonts w:cs="Times New Roman"/>
          <w:szCs w:val="24"/>
          <w:rPrChange w:id="1535" w:author="刘军涛" w:date="2021-12-22T16:45:00Z">
            <w:rPr>
              <w:rFonts w:ascii="宋体" w:hAnsi="宋体"/>
            </w:rPr>
          </w:rPrChange>
        </w:rPr>
        <w:t>随下标由</w:t>
      </w:r>
      <w:r w:rsidRPr="003D0B38">
        <w:rPr>
          <w:rFonts w:cs="Times New Roman"/>
          <w:szCs w:val="24"/>
          <w:rPrChange w:id="1536" w:author="刘军涛" w:date="2021-12-22T16:45:00Z">
            <w:rPr>
              <w:rFonts w:ascii="宋体" w:hAnsi="宋体"/>
            </w:rPr>
          </w:rPrChange>
        </w:rPr>
        <w:t>0</w:t>
      </w:r>
      <w:r w:rsidRPr="003D0B38">
        <w:rPr>
          <w:rFonts w:cs="Times New Roman"/>
          <w:szCs w:val="24"/>
          <w:rPrChange w:id="1537" w:author="刘军涛" w:date="2021-12-22T16:45:00Z">
            <w:rPr>
              <w:rFonts w:ascii="宋体" w:hAnsi="宋体"/>
            </w:rPr>
          </w:rPrChange>
        </w:rPr>
        <w:t>逐渐上升到</w:t>
      </w:r>
      <w:r w:rsidRPr="003D0B38">
        <w:rPr>
          <w:rFonts w:cs="Times New Roman"/>
          <w:szCs w:val="24"/>
          <w:rPrChange w:id="1538" w:author="刘军涛" w:date="2021-12-22T16:45:00Z">
            <w:rPr>
              <w:rFonts w:ascii="宋体" w:hAnsi="宋体"/>
            </w:rPr>
          </w:rPrChange>
        </w:rPr>
        <w:t>1</w:t>
      </w:r>
    </w:p>
    <w:p w14:paraId="41FB6B26" w14:textId="29104128" w:rsidR="00996933" w:rsidRPr="003D0B38" w:rsidRDefault="00996933" w:rsidP="00996933">
      <w:pPr>
        <w:rPr>
          <w:rFonts w:cs="Times New Roman"/>
          <w:szCs w:val="24"/>
          <w:rPrChange w:id="1539" w:author="刘军涛" w:date="2021-12-22T16:45:00Z">
            <w:rPr>
              <w:rFonts w:ascii="宋体" w:hAnsi="宋体"/>
            </w:rPr>
          </w:rPrChange>
        </w:rPr>
      </w:pPr>
      <w:r w:rsidRPr="003D0B38">
        <w:rPr>
          <w:rFonts w:cs="Times New Roman"/>
          <w:szCs w:val="24"/>
          <w:rPrChange w:id="1540" w:author="刘军涛" w:date="2021-12-22T16:45:00Z">
            <w:rPr>
              <w:rFonts w:ascii="宋体" w:hAnsi="宋体"/>
            </w:rPr>
          </w:rPrChange>
        </w:rPr>
        <w:t xml:space="preserve">(2) </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forward</m:t>
            </m:r>
          </m:sub>
        </m:sSub>
        <m:r>
          <w:rPr>
            <w:rFonts w:ascii="Cambria Math" w:hAnsi="Cambria Math" w:cs="Times New Roman" w:hint="eastAsia"/>
            <w:szCs w:val="24"/>
          </w:rPr>
          <m:t>、</m:t>
        </m:r>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backward</m:t>
            </m:r>
          </m:sub>
        </m:sSub>
      </m:oMath>
      <w:r w:rsidRPr="003D0B38">
        <w:rPr>
          <w:rFonts w:cs="Times New Roman"/>
          <w:szCs w:val="24"/>
          <w:rPrChange w:id="1541" w:author="刘军涛" w:date="2021-12-22T16:45:00Z">
            <w:rPr>
              <w:rFonts w:ascii="宋体" w:hAnsi="宋体"/>
            </w:rPr>
          </w:rPrChange>
        </w:rPr>
        <w:t>相同下标值相加等于</w:t>
      </w:r>
      <w:r w:rsidRPr="003D0B38">
        <w:rPr>
          <w:rFonts w:cs="Times New Roman"/>
          <w:szCs w:val="24"/>
          <w:rPrChange w:id="1542" w:author="刘军涛" w:date="2021-12-22T16:45:00Z">
            <w:rPr>
              <w:rFonts w:ascii="宋体" w:hAnsi="宋体"/>
            </w:rPr>
          </w:rPrChange>
        </w:rPr>
        <w:t>1</w:t>
      </w:r>
    </w:p>
    <w:p w14:paraId="6BAB704D" w14:textId="0BE06F83" w:rsidR="00996933" w:rsidRPr="003D0B38" w:rsidDel="003D0B38" w:rsidRDefault="00996933" w:rsidP="00996933">
      <w:pPr>
        <w:ind w:left="240" w:right="240"/>
        <w:jc w:val="left"/>
        <w:rPr>
          <w:del w:id="1543" w:author="刘军涛" w:date="2021-12-22T16:45:00Z"/>
          <w:rFonts w:cs="Times New Roman"/>
          <w:color w:val="333333"/>
          <w:szCs w:val="24"/>
          <w:rPrChange w:id="1544" w:author="刘军涛" w:date="2021-12-22T16:45:00Z">
            <w:rPr>
              <w:del w:id="1545" w:author="刘军涛" w:date="2021-12-22T16:45:00Z"/>
              <w:rFonts w:ascii="宋体" w:hAnsi="宋体"/>
              <w:color w:val="333333"/>
              <w:sz w:val="20"/>
              <w:szCs w:val="20"/>
            </w:rPr>
          </w:rPrChange>
        </w:rPr>
      </w:pPr>
    </w:p>
    <w:p w14:paraId="0FF274B2" w14:textId="229D64FF" w:rsidR="00996933" w:rsidRPr="003D0B38" w:rsidRDefault="00216A8C">
      <w:pPr>
        <w:widowControl/>
        <w:ind w:firstLineChars="200" w:firstLine="480"/>
        <w:rPr>
          <w:rFonts w:cs="Times New Roman"/>
          <w:szCs w:val="24"/>
          <w:rPrChange w:id="1546" w:author="刘军涛" w:date="2021-12-22T16:45:00Z">
            <w:rPr>
              <w:rFonts w:ascii="宋体" w:hAnsi="宋体"/>
            </w:rPr>
          </w:rPrChange>
        </w:rPr>
        <w:pPrChange w:id="1547" w:author="刘军涛" w:date="2021-12-22T16:45:00Z">
          <w:pPr/>
        </w:pPrChange>
      </w:pPr>
      <w:del w:id="1548" w:author="刘军涛" w:date="2021-12-22T16:45:00Z">
        <w:r w:rsidRPr="003D0B38" w:rsidDel="005E5A45">
          <w:rPr>
            <w:rFonts w:cs="Times New Roman"/>
            <w:szCs w:val="24"/>
            <w:rPrChange w:id="1549" w:author="刘军涛" w:date="2021-12-22T16:45:00Z">
              <w:rPr>
                <w:rFonts w:ascii="宋体" w:hAnsi="宋体"/>
              </w:rPr>
            </w:rPrChange>
          </w:rPr>
          <w:tab/>
        </w:r>
      </w:del>
      <w:r w:rsidR="00996933" w:rsidRPr="003D0B38">
        <w:rPr>
          <w:rFonts w:cs="Times New Roman" w:hint="eastAsia"/>
          <w:szCs w:val="24"/>
          <w:rPrChange w:id="1550" w:author="刘军涛" w:date="2021-12-22T16:45:00Z">
            <w:rPr>
              <w:rFonts w:ascii="宋体" w:hAnsi="宋体" w:hint="eastAsia"/>
            </w:rPr>
          </w:rPrChange>
        </w:rPr>
        <w:t>对于重叠部分通过公式</w:t>
      </w:r>
      <w:r w:rsidR="00996933" w:rsidRPr="003D0B38">
        <w:rPr>
          <w:rFonts w:cs="Times New Roman"/>
          <w:szCs w:val="24"/>
          <w:rPrChange w:id="1551" w:author="刘军涛" w:date="2021-12-22T16:45:00Z">
            <w:rPr>
              <w:rFonts w:ascii="宋体" w:hAnsi="宋体"/>
            </w:rPr>
          </w:rPrChange>
        </w:rPr>
        <w:t>(</w:t>
      </w:r>
      <w:del w:id="1552" w:author="田 恒" w:date="2021-12-23T22:22:00Z">
        <w:r w:rsidR="00996933" w:rsidRPr="003D0B38" w:rsidDel="00D61C52">
          <w:rPr>
            <w:rFonts w:cs="Times New Roman" w:hint="eastAsia"/>
            <w:szCs w:val="24"/>
            <w:rPrChange w:id="1553" w:author="刘军涛" w:date="2021-12-22T16:45:00Z">
              <w:rPr>
                <w:rFonts w:ascii="宋体" w:hAnsi="宋体"/>
              </w:rPr>
            </w:rPrChange>
          </w:rPr>
          <w:delText>5</w:delText>
        </w:r>
      </w:del>
      <w:ins w:id="1554" w:author="田 恒" w:date="2021-12-23T22:22:00Z">
        <w:r w:rsidR="00D61C52">
          <w:rPr>
            <w:rFonts w:cs="Times New Roman" w:hint="eastAsia"/>
            <w:szCs w:val="24"/>
          </w:rPr>
          <w:t>4</w:t>
        </w:r>
      </w:ins>
      <w:r w:rsidR="00996933" w:rsidRPr="003D0B38">
        <w:rPr>
          <w:rFonts w:cs="Times New Roman"/>
          <w:szCs w:val="24"/>
          <w:rPrChange w:id="1555" w:author="刘军涛" w:date="2021-12-22T16:45:00Z">
            <w:rPr>
              <w:rFonts w:ascii="宋体" w:hAnsi="宋体"/>
            </w:rPr>
          </w:rPrChange>
        </w:rPr>
        <w:t>)</w:t>
      </w:r>
      <w:r w:rsidR="00996933" w:rsidRPr="003D0B38">
        <w:rPr>
          <w:rFonts w:cs="Times New Roman"/>
          <w:szCs w:val="24"/>
          <w:rPrChange w:id="1556" w:author="刘军涛" w:date="2021-12-22T16:45:00Z">
            <w:rPr>
              <w:rFonts w:ascii="宋体" w:hAnsi="宋体"/>
            </w:rPr>
          </w:rPrChange>
        </w:rPr>
        <w:t>计算得到最终的色标值</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result</m:t>
            </m:r>
          </m:sub>
        </m:sSub>
      </m:oMath>
      <w:r w:rsidR="00996933" w:rsidRPr="003D0B38">
        <w:rPr>
          <w:rFonts w:cs="Times New Roman" w:hint="eastAsia"/>
          <w:szCs w:val="24"/>
          <w:rPrChange w:id="1557" w:author="刘军涛" w:date="2021-12-22T16:45:00Z">
            <w:rPr>
              <w:rFonts w:ascii="宋体" w:hAnsi="宋体" w:hint="eastAsia"/>
            </w:rPr>
          </w:rPrChange>
        </w:rPr>
        <w:t>，实际使用中一般使用线性渐变权值便可以有效消除</w:t>
      </w:r>
      <w:r w:rsidR="00486B43" w:rsidRPr="003D0B38">
        <w:rPr>
          <w:rFonts w:cs="Times New Roman" w:hint="eastAsia"/>
          <w:szCs w:val="24"/>
          <w:rPrChange w:id="1558" w:author="刘军涛" w:date="2021-12-22T16:45:00Z">
            <w:rPr>
              <w:rFonts w:ascii="宋体" w:hAnsi="宋体" w:hint="eastAsia"/>
            </w:rPr>
          </w:rPrChange>
        </w:rPr>
        <w:t>窗口</w:t>
      </w:r>
      <w:r w:rsidR="00996933" w:rsidRPr="003D0B38">
        <w:rPr>
          <w:rFonts w:cs="Times New Roman" w:hint="eastAsia"/>
          <w:szCs w:val="24"/>
          <w:rPrChange w:id="1559" w:author="刘军涛" w:date="2021-12-22T16:45:00Z">
            <w:rPr>
              <w:rFonts w:ascii="宋体" w:hAnsi="宋体" w:hint="eastAsia"/>
            </w:rPr>
          </w:rPrChange>
        </w:rPr>
        <w:t>边界的</w:t>
      </w:r>
      <w:ins w:id="1560" w:author="田 恒" w:date="2021-12-23T10:50:00Z">
        <w:r w:rsidR="008C77F4" w:rsidRPr="008C77F4">
          <w:rPr>
            <w:rFonts w:cs="Times New Roman" w:hint="eastAsia"/>
            <w:szCs w:val="24"/>
          </w:rPr>
          <w:t>台阶</w:t>
        </w:r>
      </w:ins>
      <w:del w:id="1561" w:author="田 恒" w:date="2021-12-23T10:50:00Z">
        <w:r w:rsidR="00996933" w:rsidRPr="003D0B38" w:rsidDel="008C77F4">
          <w:rPr>
            <w:rFonts w:cs="Times New Roman" w:hint="eastAsia"/>
            <w:szCs w:val="24"/>
            <w:rPrChange w:id="1562" w:author="刘军涛" w:date="2021-12-22T16:45:00Z">
              <w:rPr>
                <w:rFonts w:ascii="宋体" w:hAnsi="宋体" w:hint="eastAsia"/>
              </w:rPr>
            </w:rPrChange>
          </w:rPr>
          <w:delText>断层</w:delText>
        </w:r>
      </w:del>
      <w:r w:rsidR="00996933" w:rsidRPr="003D0B38">
        <w:rPr>
          <w:rFonts w:cs="Times New Roman" w:hint="eastAsia"/>
          <w:szCs w:val="24"/>
          <w:rPrChange w:id="1563" w:author="刘军涛" w:date="2021-12-22T16:45:00Z">
            <w:rPr>
              <w:rFonts w:ascii="宋体" w:hAnsi="宋体" w:hint="eastAsia"/>
            </w:rPr>
          </w:rPrChange>
        </w:rPr>
        <w:t>。</w:t>
      </w:r>
    </w:p>
    <w:p w14:paraId="63739320" w14:textId="66E1E93E" w:rsidR="00996933" w:rsidRPr="00A325D7" w:rsidRDefault="00784DF8" w:rsidP="00996933">
      <w:pPr>
        <w:rPr>
          <w:rFonts w:cs="Times New Roman"/>
          <w:i/>
        </w:rPr>
      </w:pPr>
      <m:oMathPara>
        <m:oMath>
          <m:eqArr>
            <m:eqArrPr>
              <m:maxDist m:val="1"/>
              <m:ctrlPr>
                <w:rPr>
                  <w:rFonts w:ascii="Cambria Math" w:hAnsi="Cambria Math" w:cs="Times New Roman"/>
                  <w:i/>
                </w:rPr>
              </m:ctrlPr>
            </m:eqArrPr>
            <m:e>
              <m:m>
                <m:mPr>
                  <m:plcHide m:val="1"/>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m:rPr>
                            <m:sty m:val="bi"/>
                          </m:rPr>
                          <w:rPr>
                            <w:rFonts w:ascii="Cambria Math" w:hAnsi="Cambria Math" w:cs="Times New Roman"/>
                          </w:rPr>
                          <m:t>V</m:t>
                        </m:r>
                      </m:e>
                      <m:sub>
                        <m:r>
                          <w:rPr>
                            <w:rFonts w:ascii="Cambria Math" w:hAnsi="Cambria Math" w:cs="Times New Roman"/>
                          </w:rPr>
                          <m:t>result</m:t>
                        </m:r>
                      </m:sub>
                    </m:sSub>
                    <m:r>
                      <w:rPr>
                        <w:rFonts w:ascii="Cambria Math" w:hAnsi="Cambria Math" w:cs="Times New Roman"/>
                      </w:rPr>
                      <m:t>=</m:t>
                    </m:r>
                    <m:sSubSup>
                      <m:sSubSupPr>
                        <m:ctrlPr>
                          <w:rPr>
                            <w:rFonts w:ascii="Cambria Math" w:hAnsi="Cambria Math" w:cs="Times New Roman"/>
                          </w:rPr>
                        </m:ctrlPr>
                      </m:sSubSupPr>
                      <m:e>
                        <m:limUpp>
                          <m:limUppPr>
                            <m:ctrlPr>
                              <w:rPr>
                                <w:rFonts w:ascii="Cambria Math" w:hAnsi="Cambria Math" w:cs="Times New Roman"/>
                              </w:rPr>
                            </m:ctrlPr>
                          </m:limUppPr>
                          <m:e>
                            <m:r>
                              <w:rPr>
                                <w:rFonts w:ascii="Cambria Math" w:hAnsi="Cambria Math" w:cs="Times New Roman"/>
                              </w:rPr>
                              <m:t>w</m:t>
                            </m:r>
                          </m:e>
                          <m:lim>
                            <m:r>
                              <w:rPr>
                                <w:rFonts w:ascii="Cambria Math" w:hAnsi="Cambria Math" w:cs="Times New Roman" w:hint="eastAsia"/>
                              </w:rPr>
                              <m:t>→</m:t>
                            </m:r>
                          </m:lim>
                        </m:limUpp>
                      </m:e>
                      <m:sub>
                        <m:r>
                          <w:rPr>
                            <w:rFonts w:ascii="Cambria Math" w:hAnsi="Cambria Math" w:cs="Times New Roman"/>
                          </w:rPr>
                          <m:t>forward</m:t>
                        </m:r>
                      </m:sub>
                      <m:sup>
                        <m:r>
                          <w:rPr>
                            <w:rFonts w:ascii="Cambria Math" w:hAnsi="Cambria Math" w:cs="Times New Roman"/>
                          </w:rPr>
                          <m:t>⊺</m:t>
                        </m:r>
                      </m:sup>
                    </m:sSubSup>
                    <m:sSub>
                      <m:sSubPr>
                        <m:ctrlPr>
                          <w:rPr>
                            <w:rFonts w:ascii="Cambria Math" w:hAnsi="Cambria Math" w:cs="Times New Roman"/>
                          </w:rPr>
                        </m:ctrlPr>
                      </m:sSubPr>
                      <m:e>
                        <m:r>
                          <m:rPr>
                            <m:sty m:val="bi"/>
                          </m:rPr>
                          <w:rPr>
                            <w:rFonts w:ascii="Cambria Math" w:hAnsi="Cambria Math" w:cs="Times New Roman"/>
                          </w:rPr>
                          <m:t>V</m:t>
                        </m:r>
                      </m:e>
                      <m:sub>
                        <m:r>
                          <m:rPr>
                            <m:sty m:val="bi"/>
                          </m:rPr>
                          <w:rPr>
                            <w:rFonts w:ascii="Cambria Math" w:hAnsi="Cambria Math" w:cs="Times New Roman"/>
                          </w:rPr>
                          <m:t>first</m:t>
                        </m:r>
                      </m:sub>
                    </m:sSub>
                    <m:r>
                      <w:rPr>
                        <w:rFonts w:ascii="Cambria Math" w:hAnsi="Cambria Math" w:cs="Times New Roman"/>
                      </w:rPr>
                      <m:t>+</m:t>
                    </m:r>
                    <m:sSubSup>
                      <m:sSubSupPr>
                        <m:ctrlPr>
                          <w:rPr>
                            <w:rFonts w:ascii="Cambria Math" w:hAnsi="Cambria Math" w:cs="Times New Roman"/>
                          </w:rPr>
                        </m:ctrlPr>
                      </m:sSubSupPr>
                      <m:e>
                        <m:limUpp>
                          <m:limUppPr>
                            <m:ctrlPr>
                              <w:rPr>
                                <w:rFonts w:ascii="Cambria Math" w:hAnsi="Cambria Math" w:cs="Times New Roman"/>
                              </w:rPr>
                            </m:ctrlPr>
                          </m:limUppPr>
                          <m:e>
                            <m:r>
                              <w:rPr>
                                <w:rFonts w:ascii="Cambria Math" w:hAnsi="Cambria Math" w:cs="Times New Roman"/>
                              </w:rPr>
                              <m:t>w</m:t>
                            </m:r>
                          </m:e>
                          <m:lim>
                            <m:r>
                              <w:rPr>
                                <w:rFonts w:ascii="Cambria Math" w:hAnsi="Cambria Math" w:cs="Times New Roman" w:hint="eastAsia"/>
                              </w:rPr>
                              <m:t>→</m:t>
                            </m:r>
                          </m:lim>
                        </m:limUpp>
                      </m:e>
                      <m:sub>
                        <m:r>
                          <w:rPr>
                            <w:rFonts w:ascii="Cambria Math" w:hAnsi="Cambria Math" w:cs="Times New Roman"/>
                          </w:rPr>
                          <m:t>backward</m:t>
                        </m:r>
                      </m:sub>
                      <m:sup>
                        <m:r>
                          <w:rPr>
                            <w:rFonts w:ascii="Cambria Math" w:hAnsi="Cambria Math" w:cs="Times New Roman"/>
                          </w:rPr>
                          <m:t>⊺</m:t>
                        </m:r>
                      </m:sup>
                    </m:sSubSup>
                    <m:sSub>
                      <m:sSubPr>
                        <m:ctrlPr>
                          <w:rPr>
                            <w:rFonts w:ascii="Cambria Math" w:hAnsi="Cambria Math" w:cs="Times New Roman"/>
                          </w:rPr>
                        </m:ctrlPr>
                      </m:sSubPr>
                      <m:e>
                        <m:r>
                          <m:rPr>
                            <m:sty m:val="bi"/>
                          </m:rPr>
                          <w:rPr>
                            <w:rFonts w:ascii="Cambria Math" w:hAnsi="Cambria Math" w:cs="Times New Roman"/>
                          </w:rPr>
                          <m:t>V</m:t>
                        </m:r>
                      </m:e>
                      <m:sub>
                        <m:r>
                          <m:rPr>
                            <m:sty m:val="bi"/>
                          </m:rPr>
                          <w:rPr>
                            <w:rFonts w:ascii="Cambria Math" w:hAnsi="Cambria Math" w:cs="Times New Roman"/>
                          </w:rPr>
                          <m:t>second</m:t>
                        </m:r>
                      </m:sub>
                    </m:sSub>
                  </m:e>
                </m:mr>
              </m:m>
              <m:r>
                <w:rPr>
                  <w:rFonts w:ascii="Cambria Math" w:hAnsi="Cambria Math" w:cs="Times New Roman"/>
                </w:rPr>
                <m:t>#</m:t>
              </m:r>
              <m:d>
                <m:dPr>
                  <m:ctrlPr>
                    <w:rPr>
                      <w:rFonts w:ascii="Cambria Math" w:hAnsi="Cambria Math" w:cs="Times New Roman"/>
                      <w:i/>
                    </w:rPr>
                  </m:ctrlPr>
                </m:dPr>
                <m:e>
                  <m:r>
                    <w:ins w:id="1564" w:author="田 恒" w:date="2021-12-23T22:22:00Z">
                      <w:rPr>
                        <w:rFonts w:ascii="Cambria Math" w:hAnsi="Cambria Math" w:cs="Times New Roman" w:hint="eastAsia"/>
                      </w:rPr>
                      <m:t>4</m:t>
                    </w:ins>
                  </m:r>
                  <m:r>
                    <w:del w:id="1565" w:author="田 恒" w:date="2021-12-23T22:22:00Z">
                      <w:rPr>
                        <w:rFonts w:ascii="Cambria Math" w:hAnsi="Cambria Math" w:cs="Times New Roman"/>
                      </w:rPr>
                      <m:t>5</m:t>
                    </w:del>
                  </m:r>
                </m:e>
              </m:d>
            </m:e>
          </m:eqArr>
        </m:oMath>
      </m:oMathPara>
    </w:p>
    <w:p w14:paraId="50B6069C" w14:textId="3695340E" w:rsidR="00C063B0" w:rsidRPr="00A325D7" w:rsidRDefault="00216A8C">
      <w:pPr>
        <w:widowControl/>
        <w:ind w:firstLineChars="200" w:firstLine="480"/>
        <w:rPr>
          <w:rFonts w:cs="Times New Roman"/>
          <w:iCs/>
        </w:rPr>
        <w:pPrChange w:id="1566" w:author="刘军涛" w:date="2021-12-22T16:45:00Z">
          <w:pPr>
            <w:jc w:val="left"/>
          </w:pPr>
        </w:pPrChange>
      </w:pPr>
      <w:del w:id="1567" w:author="刘军涛" w:date="2021-12-22T16:45:00Z">
        <w:r w:rsidRPr="00A325D7" w:rsidDel="00CB2A3C">
          <w:rPr>
            <w:rFonts w:cs="Times New Roman"/>
            <w:iCs/>
          </w:rPr>
          <w:lastRenderedPageBreak/>
          <w:tab/>
        </w:r>
      </w:del>
      <w:r w:rsidRPr="00A325D7">
        <w:rPr>
          <w:rFonts w:cs="Times New Roman" w:hint="eastAsia"/>
          <w:iCs/>
        </w:rPr>
        <w:t>渐变</w:t>
      </w:r>
      <w:r w:rsidRPr="00A325D7">
        <w:rPr>
          <w:rFonts w:cs="Times New Roman" w:hint="eastAsia"/>
          <w:szCs w:val="24"/>
        </w:rPr>
        <w:t>过渡</w:t>
      </w:r>
      <w:r w:rsidRPr="00A325D7">
        <w:rPr>
          <w:rFonts w:cs="Times New Roman" w:hint="eastAsia"/>
          <w:iCs/>
        </w:rPr>
        <w:t>法在计算机上的实现流程如图</w:t>
      </w:r>
      <w:del w:id="1568" w:author="田 恒" w:date="2021-12-23T22:23:00Z">
        <w:r w:rsidR="002F5890" w:rsidRPr="00A325D7" w:rsidDel="00D61C52">
          <w:rPr>
            <w:rFonts w:cs="Times New Roman" w:hint="eastAsia"/>
            <w:iCs/>
          </w:rPr>
          <w:delText>5</w:delText>
        </w:r>
      </w:del>
      <w:ins w:id="1569" w:author="田 恒" w:date="2021-12-23T22:23:00Z">
        <w:r w:rsidR="00D61C52">
          <w:rPr>
            <w:rFonts w:cs="Times New Roman" w:hint="eastAsia"/>
            <w:iCs/>
          </w:rPr>
          <w:t>3</w:t>
        </w:r>
      </w:ins>
      <w:r w:rsidRPr="00A325D7">
        <w:rPr>
          <w:rFonts w:cs="Times New Roman" w:hint="eastAsia"/>
          <w:iCs/>
        </w:rPr>
        <w:t>所示，</w:t>
      </w:r>
      <w:r w:rsidR="00C063B0" w:rsidRPr="00A325D7">
        <w:rPr>
          <w:rFonts w:cs="Times New Roman" w:hint="eastAsia"/>
          <w:iCs/>
        </w:rPr>
        <w:t>开始计算前需要确定全井</w:t>
      </w:r>
      <w:proofErr w:type="gramStart"/>
      <w:r w:rsidR="00C063B0" w:rsidRPr="00A325D7">
        <w:rPr>
          <w:rFonts w:cs="Times New Roman" w:hint="eastAsia"/>
          <w:iCs/>
        </w:rPr>
        <w:t>段数据</w:t>
      </w:r>
      <w:proofErr w:type="gramEnd"/>
      <w:r w:rsidR="00C063B0" w:rsidRPr="00A325D7">
        <w:rPr>
          <w:rFonts w:cs="Times New Roman" w:hint="eastAsia"/>
          <w:iCs/>
        </w:rPr>
        <w:t>长度</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max</m:t>
            </m:r>
          </m:sub>
        </m:sSub>
      </m:oMath>
      <w:r w:rsidR="00C063B0" w:rsidRPr="00A325D7">
        <w:rPr>
          <w:rFonts w:cs="Times New Roman" w:hint="eastAsia"/>
          <w:iCs/>
        </w:rPr>
        <w:t>、窗长</w:t>
      </w:r>
      <m:oMath>
        <m:r>
          <w:rPr>
            <w:rFonts w:ascii="Cambria Math" w:hAnsi="Cambria Math" w:cs="Times New Roman"/>
          </w:rPr>
          <m:t>winLength</m:t>
        </m:r>
      </m:oMath>
      <w:r w:rsidR="00B43E13" w:rsidRPr="00A325D7">
        <w:rPr>
          <w:rFonts w:cs="Times New Roman" w:hint="eastAsia"/>
          <w:iCs/>
        </w:rPr>
        <w:t>，静态标定函数</w:t>
      </w:r>
      <m:oMath>
        <m:r>
          <w:rPr>
            <w:rFonts w:ascii="Cambria Math" w:hAnsi="Cambria Math" w:cs="Times New Roman"/>
          </w:rPr>
          <m:t>f(V)</m:t>
        </m:r>
      </m:oMath>
      <w:r w:rsidR="002D601F" w:rsidRPr="00A325D7">
        <w:rPr>
          <w:rFonts w:cs="Times New Roman" w:hint="eastAsia"/>
          <w:iCs/>
        </w:rPr>
        <w:t>和渐变权重</w:t>
      </w:r>
      <m:oMath>
        <m:sSub>
          <m:sSubPr>
            <m:ctrlPr>
              <w:rPr>
                <w:rFonts w:ascii="Cambria Math" w:hAnsi="Cambria Math" w:cs="Times New Roman"/>
                <w:i/>
                <w:iCs/>
              </w:rPr>
            </m:ctrlPr>
          </m:sSubPr>
          <m:e>
            <m:acc>
              <m:accPr>
                <m:chr m:val="⃗"/>
                <m:ctrlPr>
                  <w:rPr>
                    <w:rFonts w:ascii="Cambria Math" w:hAnsi="Cambria Math" w:cs="Times New Roman"/>
                    <w:iCs/>
                  </w:rPr>
                </m:ctrlPr>
              </m:accPr>
              <m:e>
                <m:r>
                  <w:rPr>
                    <w:rFonts w:ascii="Cambria Math" w:hAnsi="Cambria Math" w:cs="Times New Roman"/>
                  </w:rPr>
                  <m:t>w</m:t>
                </m:r>
              </m:e>
            </m:acc>
          </m:e>
          <m:sub>
            <m:r>
              <w:rPr>
                <w:rFonts w:ascii="Cambria Math" w:hAnsi="Cambria Math" w:cs="Times New Roman"/>
              </w:rPr>
              <m:t>forward</m:t>
            </m:r>
          </m:sub>
        </m:sSub>
      </m:oMath>
      <w:r w:rsidR="002D601F" w:rsidRPr="00A325D7">
        <w:rPr>
          <w:rFonts w:cs="Times New Roman" w:hint="eastAsia"/>
          <w:iCs/>
        </w:rPr>
        <w:t>、</w:t>
      </w:r>
      <m:oMath>
        <m:sSub>
          <m:sSubPr>
            <m:ctrlPr>
              <w:rPr>
                <w:rFonts w:ascii="Cambria Math" w:hAnsi="Cambria Math" w:cs="Times New Roman"/>
                <w:i/>
                <w:iCs/>
              </w:rPr>
            </m:ctrlPr>
          </m:sSubPr>
          <m:e>
            <m:acc>
              <m:accPr>
                <m:chr m:val="⃗"/>
                <m:ctrlPr>
                  <w:rPr>
                    <w:rFonts w:ascii="Cambria Math" w:hAnsi="Cambria Math" w:cs="Times New Roman"/>
                    <w:iCs/>
                  </w:rPr>
                </m:ctrlPr>
              </m:accPr>
              <m:e>
                <m:r>
                  <w:rPr>
                    <w:rFonts w:ascii="Cambria Math" w:hAnsi="Cambria Math" w:cs="Times New Roman"/>
                  </w:rPr>
                  <m:t>w</m:t>
                </m:r>
              </m:e>
            </m:acc>
          </m:e>
          <m:sub>
            <m:r>
              <w:rPr>
                <w:rFonts w:ascii="Cambria Math" w:hAnsi="Cambria Math" w:cs="Times New Roman"/>
              </w:rPr>
              <m:t>backward</m:t>
            </m:r>
          </m:sub>
        </m:sSub>
      </m:oMath>
      <w:r w:rsidR="00C063B0" w:rsidRPr="00A325D7">
        <w:rPr>
          <w:rFonts w:cs="Times New Roman" w:hint="eastAsia"/>
          <w:iCs/>
        </w:rPr>
        <w:t>并申请结果存放空间</w:t>
      </w:r>
      <m:oMath>
        <m:r>
          <m:rPr>
            <m:sty m:val="bi"/>
          </m:rPr>
          <w:rPr>
            <w:rFonts w:ascii="Cambria Math" w:hAnsi="Cambria Math" w:cs="Times New Roman"/>
          </w:rPr>
          <m:t>R</m:t>
        </m:r>
      </m:oMath>
      <w:r w:rsidR="004C409E" w:rsidRPr="00A325D7">
        <w:rPr>
          <w:rFonts w:cs="Times New Roman" w:hint="eastAsia"/>
          <w:iCs/>
        </w:rPr>
        <w:t>，</w:t>
      </w:r>
      <m:oMath>
        <m:r>
          <m:rPr>
            <m:sty m:val="bi"/>
          </m:rPr>
          <w:rPr>
            <w:rFonts w:ascii="Cambria Math" w:hAnsi="Cambria Math" w:cs="Times New Roman"/>
          </w:rPr>
          <m:t>R</m:t>
        </m:r>
      </m:oMath>
      <w:r w:rsidR="00C063B0" w:rsidRPr="00A325D7">
        <w:rPr>
          <w:rFonts w:cs="Times New Roman" w:hint="eastAsia"/>
          <w:iCs/>
        </w:rPr>
        <w:t>为与全井</w:t>
      </w:r>
      <w:proofErr w:type="gramStart"/>
      <w:r w:rsidR="00C063B0" w:rsidRPr="00A325D7">
        <w:rPr>
          <w:rFonts w:cs="Times New Roman" w:hint="eastAsia"/>
          <w:iCs/>
        </w:rPr>
        <w:t>段数据</w:t>
      </w:r>
      <w:proofErr w:type="gramEnd"/>
      <m:oMath>
        <m:r>
          <m:rPr>
            <m:sty m:val="bi"/>
          </m:rPr>
          <w:rPr>
            <w:rFonts w:ascii="Cambria Math" w:hAnsi="Cambria Math" w:cs="Times New Roman"/>
          </w:rPr>
          <m:t>V</m:t>
        </m:r>
      </m:oMath>
      <w:r w:rsidR="00C063B0" w:rsidRPr="00A325D7">
        <w:rPr>
          <w:rFonts w:cs="Times New Roman" w:hint="eastAsia"/>
          <w:iCs/>
        </w:rPr>
        <w:t>同样形状的零矩阵。</w:t>
      </w:r>
    </w:p>
    <w:p w14:paraId="7A4A77AA" w14:textId="7D72095A" w:rsidR="002D601F" w:rsidRPr="00A325D7" w:rsidRDefault="004C409E">
      <w:pPr>
        <w:widowControl/>
        <w:ind w:firstLineChars="200" w:firstLine="480"/>
        <w:rPr>
          <w:rFonts w:cs="Times New Roman"/>
          <w:iCs/>
        </w:rPr>
        <w:pPrChange w:id="1570" w:author="刘军涛" w:date="2021-12-22T16:45:00Z">
          <w:pPr>
            <w:jc w:val="left"/>
          </w:pPr>
        </w:pPrChange>
      </w:pPr>
      <w:del w:id="1571" w:author="刘军涛" w:date="2021-12-22T16:45:00Z">
        <w:r w:rsidRPr="00A325D7" w:rsidDel="002F05AA">
          <w:rPr>
            <w:rFonts w:cs="Times New Roman"/>
            <w:iCs/>
          </w:rPr>
          <w:tab/>
        </w:r>
      </w:del>
      <w:r w:rsidR="002D601F" w:rsidRPr="00A325D7">
        <w:rPr>
          <w:rFonts w:cs="Times New Roman" w:hint="eastAsia"/>
          <w:iCs/>
        </w:rPr>
        <w:t>开始循环体之前，首先检查窗</w:t>
      </w:r>
      <w:proofErr w:type="gramStart"/>
      <w:r w:rsidR="002D601F" w:rsidRPr="00A325D7">
        <w:rPr>
          <w:rFonts w:cs="Times New Roman" w:hint="eastAsia"/>
          <w:iCs/>
        </w:rPr>
        <w:t>长是否</w:t>
      </w:r>
      <w:proofErr w:type="gramEnd"/>
      <w:r w:rsidR="002D601F" w:rsidRPr="00A325D7">
        <w:rPr>
          <w:rFonts w:cs="Times New Roman" w:hint="eastAsia"/>
          <w:iCs/>
        </w:rPr>
        <w:t>超过整个井段长度，如果超过整个井段长度则直接返回静态色度标定结果。由于第一个窗口没有需要执行</w:t>
      </w:r>
      <w:r w:rsidRPr="00A325D7">
        <w:rPr>
          <w:rFonts w:cs="Times New Roman" w:hint="eastAsia"/>
          <w:iCs/>
        </w:rPr>
        <w:t>渐变过渡的重叠部分，直接对窗口内的数据执行静态色度标定即可。</w:t>
      </w:r>
    </w:p>
    <w:p w14:paraId="72287B77" w14:textId="03E2C538" w:rsidR="00C063B0" w:rsidRPr="00A325D7" w:rsidRDefault="004C409E">
      <w:pPr>
        <w:widowControl/>
        <w:ind w:firstLineChars="200" w:firstLine="480"/>
        <w:rPr>
          <w:rFonts w:cs="Times New Roman"/>
          <w:iCs/>
        </w:rPr>
        <w:pPrChange w:id="1572" w:author="刘军涛" w:date="2021-12-22T16:45:00Z">
          <w:pPr>
            <w:jc w:val="left"/>
          </w:pPr>
        </w:pPrChange>
      </w:pPr>
      <w:del w:id="1573" w:author="刘军涛" w:date="2021-12-22T16:45:00Z">
        <w:r w:rsidRPr="00A325D7" w:rsidDel="002F05AA">
          <w:rPr>
            <w:rFonts w:cs="Times New Roman"/>
            <w:iCs/>
          </w:rPr>
          <w:tab/>
        </w:r>
      </w:del>
      <w:r w:rsidRPr="00A325D7">
        <w:rPr>
          <w:rFonts w:cs="Times New Roman" w:hint="eastAsia"/>
          <w:iCs/>
        </w:rPr>
        <w:t>循环体从第二个窗口开始，</w:t>
      </w:r>
      <w:r w:rsidR="00C063B0" w:rsidRPr="00A325D7">
        <w:rPr>
          <w:rFonts w:cs="Times New Roman" w:hint="eastAsia"/>
          <w:iCs/>
        </w:rPr>
        <w:t>每次循环开始时检查窗口下边缘是否越界，若未越界则执行循环体逻辑。循环体内首先获取窗口内的方位数据，对其执行静态色度标定</w:t>
      </w:r>
      <w:r w:rsidRPr="00A325D7">
        <w:rPr>
          <w:rFonts w:cs="Times New Roman" w:hint="eastAsia"/>
          <w:iCs/>
        </w:rPr>
        <w:t>，非重叠部分直接放入存放空间</w:t>
      </w:r>
      <w:r w:rsidR="00C063B0" w:rsidRPr="00A325D7">
        <w:rPr>
          <w:rFonts w:cs="Times New Roman" w:hint="eastAsia"/>
          <w:iCs/>
        </w:rPr>
        <w:t>，</w:t>
      </w:r>
      <w:r w:rsidRPr="00A325D7">
        <w:rPr>
          <w:rFonts w:cs="Times New Roman" w:hint="eastAsia"/>
          <w:iCs/>
        </w:rPr>
        <w:t>重叠部分利用式</w:t>
      </w:r>
      <w:r w:rsidRPr="00A325D7">
        <w:rPr>
          <w:rFonts w:cs="Times New Roman"/>
          <w:iCs/>
        </w:rPr>
        <w:t>(</w:t>
      </w:r>
      <w:ins w:id="1574" w:author="田 恒" w:date="2021-12-23T22:22:00Z">
        <w:r w:rsidR="00D61C52">
          <w:rPr>
            <w:rFonts w:cs="Times New Roman" w:hint="eastAsia"/>
            <w:iCs/>
          </w:rPr>
          <w:t>4</w:t>
        </w:r>
      </w:ins>
      <w:del w:id="1575" w:author="田 恒" w:date="2021-12-23T22:22:00Z">
        <w:r w:rsidRPr="00A325D7" w:rsidDel="00D61C52">
          <w:rPr>
            <w:rFonts w:cs="Times New Roman"/>
            <w:iCs/>
          </w:rPr>
          <w:delText>5</w:delText>
        </w:r>
      </w:del>
      <w:r w:rsidRPr="00A325D7">
        <w:rPr>
          <w:rFonts w:cs="Times New Roman"/>
          <w:iCs/>
        </w:rPr>
        <w:t>)</w:t>
      </w:r>
      <w:r w:rsidRPr="00A325D7">
        <w:rPr>
          <w:rFonts w:cs="Times New Roman" w:hint="eastAsia"/>
          <w:iCs/>
        </w:rPr>
        <w:t>来得到最终色标值</w:t>
      </w:r>
      <w:r w:rsidR="00C063B0" w:rsidRPr="00A325D7">
        <w:rPr>
          <w:rFonts w:cs="Times New Roman" w:hint="eastAsia"/>
          <w:iCs/>
        </w:rPr>
        <w:t>。</w:t>
      </w:r>
    </w:p>
    <w:p w14:paraId="45B57D45" w14:textId="54E0CFA0" w:rsidR="00AC619F" w:rsidRPr="00A325D7" w:rsidRDefault="004C409E">
      <w:pPr>
        <w:widowControl/>
        <w:ind w:firstLineChars="200" w:firstLine="480"/>
        <w:rPr>
          <w:rFonts w:cs="Times New Roman"/>
          <w:iCs/>
        </w:rPr>
        <w:pPrChange w:id="1576" w:author="刘军涛" w:date="2021-12-22T16:45:00Z">
          <w:pPr>
            <w:jc w:val="left"/>
          </w:pPr>
        </w:pPrChange>
      </w:pPr>
      <w:del w:id="1577" w:author="刘军涛" w:date="2021-12-22T16:45:00Z">
        <w:r w:rsidRPr="00A325D7" w:rsidDel="002F05AA">
          <w:rPr>
            <w:rFonts w:cs="Times New Roman"/>
            <w:iCs/>
          </w:rPr>
          <w:tab/>
        </w:r>
      </w:del>
      <w:r w:rsidR="00C063B0" w:rsidRPr="00A325D7">
        <w:rPr>
          <w:rFonts w:cs="Times New Roman" w:hint="eastAsia"/>
          <w:iCs/>
        </w:rPr>
        <w:t>当窗口下边缘越界</w:t>
      </w:r>
      <w:r w:rsidRPr="00A325D7">
        <w:rPr>
          <w:rFonts w:cs="Times New Roman" w:hint="eastAsia"/>
          <w:iCs/>
        </w:rPr>
        <w:t>时</w:t>
      </w:r>
      <w:r w:rsidR="00C063B0" w:rsidRPr="00A325D7">
        <w:rPr>
          <w:rFonts w:cs="Times New Roman" w:hint="eastAsia"/>
          <w:iCs/>
        </w:rPr>
        <w:t>，则令窗口对应到剩下的井段数据，</w:t>
      </w:r>
      <w:r w:rsidRPr="00A325D7">
        <w:rPr>
          <w:rFonts w:cs="Times New Roman" w:hint="eastAsia"/>
          <w:iCs/>
        </w:rPr>
        <w:t>执行和循环体</w:t>
      </w:r>
      <w:proofErr w:type="gramStart"/>
      <w:r w:rsidRPr="00A325D7">
        <w:rPr>
          <w:rFonts w:cs="Times New Roman" w:hint="eastAsia"/>
          <w:iCs/>
        </w:rPr>
        <w:t>内类似</w:t>
      </w:r>
      <w:proofErr w:type="gramEnd"/>
      <w:r w:rsidRPr="00A325D7">
        <w:rPr>
          <w:rFonts w:cs="Times New Roman" w:hint="eastAsia"/>
          <w:iCs/>
        </w:rPr>
        <w:t>操作，</w:t>
      </w:r>
      <w:r w:rsidR="00C063B0" w:rsidRPr="00A325D7">
        <w:rPr>
          <w:rFonts w:cs="Times New Roman" w:hint="eastAsia"/>
          <w:iCs/>
        </w:rPr>
        <w:t>得到最终的色标值。</w:t>
      </w:r>
    </w:p>
    <w:p w14:paraId="60E5BB0B" w14:textId="7852FFB7" w:rsidR="00AC619F" w:rsidRPr="00A325D7" w:rsidRDefault="00F12921" w:rsidP="00274380">
      <w:pPr>
        <w:jc w:val="center"/>
        <w:rPr>
          <w:rFonts w:cs="Times New Roman"/>
          <w:iCs/>
        </w:rPr>
      </w:pPr>
      <w:r w:rsidRPr="00A325D7">
        <w:rPr>
          <w:rFonts w:cs="Times New Roman"/>
          <w:iCs/>
          <w:noProof/>
        </w:rPr>
        <w:drawing>
          <wp:inline distT="0" distB="0" distL="0" distR="0" wp14:anchorId="563EE55A" wp14:editId="5BCD8A72">
            <wp:extent cx="5274680" cy="397367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a:ext>
                      </a:extLst>
                    </a:blip>
                    <a:stretch>
                      <a:fillRect/>
                    </a:stretch>
                  </pic:blipFill>
                  <pic:spPr bwMode="auto">
                    <a:xfrm>
                      <a:off x="0" y="0"/>
                      <a:ext cx="5274680" cy="3973675"/>
                    </a:xfrm>
                    <a:prstGeom prst="rect">
                      <a:avLst/>
                    </a:prstGeom>
                  </pic:spPr>
                </pic:pic>
              </a:graphicData>
            </a:graphic>
          </wp:inline>
        </w:drawing>
      </w:r>
    </w:p>
    <w:p w14:paraId="16A646B8" w14:textId="2B46539A" w:rsidR="00AC619F" w:rsidRPr="00EC6609" w:rsidRDefault="00AC619F" w:rsidP="00AC619F">
      <w:pPr>
        <w:jc w:val="center"/>
        <w:rPr>
          <w:rFonts w:cs="Times New Roman"/>
          <w:color w:val="333333"/>
          <w:sz w:val="20"/>
          <w:szCs w:val="20"/>
          <w:rPrChange w:id="1578" w:author="刘军涛" w:date="2021-12-22T16:41:00Z">
            <w:rPr>
              <w:rFonts w:ascii="宋体" w:hAnsi="宋体"/>
              <w:color w:val="333333"/>
              <w:sz w:val="20"/>
              <w:szCs w:val="20"/>
            </w:rPr>
          </w:rPrChange>
        </w:rPr>
      </w:pPr>
      <w:r w:rsidRPr="00EC6609">
        <w:rPr>
          <w:rFonts w:cs="Times New Roman" w:hint="eastAsia"/>
          <w:color w:val="333333"/>
          <w:sz w:val="20"/>
          <w:szCs w:val="20"/>
          <w:rPrChange w:id="1579" w:author="刘军涛" w:date="2021-12-22T16:41:00Z">
            <w:rPr>
              <w:rFonts w:ascii="宋体" w:hAnsi="宋体" w:hint="eastAsia"/>
              <w:color w:val="333333"/>
              <w:sz w:val="20"/>
              <w:szCs w:val="20"/>
            </w:rPr>
          </w:rPrChange>
        </w:rPr>
        <w:t>图</w:t>
      </w:r>
      <w:del w:id="1580" w:author="田 恒" w:date="2021-12-23T22:23:00Z">
        <w:r w:rsidR="002F5890" w:rsidRPr="00EC6609" w:rsidDel="00D61C52">
          <w:rPr>
            <w:rFonts w:cs="Times New Roman" w:hint="eastAsia"/>
            <w:color w:val="333333"/>
            <w:sz w:val="20"/>
            <w:szCs w:val="20"/>
            <w:rPrChange w:id="1581" w:author="刘军涛" w:date="2021-12-22T16:41:00Z">
              <w:rPr>
                <w:rFonts w:ascii="宋体" w:hAnsi="宋体"/>
                <w:color w:val="333333"/>
                <w:sz w:val="20"/>
                <w:szCs w:val="20"/>
              </w:rPr>
            </w:rPrChange>
          </w:rPr>
          <w:delText>5</w:delText>
        </w:r>
      </w:del>
      <w:ins w:id="1582" w:author="田 恒" w:date="2021-12-23T22:23:00Z">
        <w:r w:rsidR="00D61C52">
          <w:rPr>
            <w:rFonts w:cs="Times New Roman" w:hint="eastAsia"/>
            <w:color w:val="333333"/>
            <w:sz w:val="20"/>
            <w:szCs w:val="20"/>
          </w:rPr>
          <w:t>3</w:t>
        </w:r>
      </w:ins>
      <w:r w:rsidRPr="00EC6609">
        <w:rPr>
          <w:rFonts w:cs="Times New Roman"/>
          <w:color w:val="333333"/>
          <w:sz w:val="20"/>
          <w:szCs w:val="20"/>
          <w:rPrChange w:id="1583" w:author="刘军涛" w:date="2021-12-22T16:41:00Z">
            <w:rPr>
              <w:rFonts w:ascii="宋体" w:hAnsi="宋体"/>
              <w:color w:val="333333"/>
              <w:sz w:val="20"/>
              <w:szCs w:val="20"/>
            </w:rPr>
          </w:rPrChange>
        </w:rPr>
        <w:t xml:space="preserve"> </w:t>
      </w:r>
      <w:r w:rsidRPr="00EC6609">
        <w:rPr>
          <w:rFonts w:cs="Times New Roman" w:hint="eastAsia"/>
          <w:color w:val="333333"/>
          <w:sz w:val="20"/>
          <w:szCs w:val="20"/>
          <w:rPrChange w:id="1584" w:author="刘军涛" w:date="2021-12-22T16:41:00Z">
            <w:rPr>
              <w:rFonts w:ascii="宋体" w:hAnsi="宋体" w:hint="eastAsia"/>
              <w:color w:val="333333"/>
              <w:sz w:val="20"/>
              <w:szCs w:val="20"/>
            </w:rPr>
          </w:rPrChange>
        </w:rPr>
        <w:t>渐变过渡法流程图</w:t>
      </w:r>
    </w:p>
    <w:p w14:paraId="22A99F26" w14:textId="761AA41E" w:rsidR="00274380" w:rsidRPr="00EC6609" w:rsidRDefault="00AC619F" w:rsidP="00D55770">
      <w:pPr>
        <w:jc w:val="center"/>
        <w:rPr>
          <w:rFonts w:cs="Times New Roman" w:hint="eastAsia"/>
          <w:color w:val="333333"/>
          <w:sz w:val="20"/>
          <w:szCs w:val="20"/>
          <w:rPrChange w:id="1585" w:author="刘军涛" w:date="2021-12-22T16:41:00Z">
            <w:rPr>
              <w:rFonts w:ascii="MicrosoftYaHei" w:hAnsi="MicrosoftYaHei" w:hint="eastAsia"/>
              <w:color w:val="333333"/>
              <w:sz w:val="20"/>
              <w:szCs w:val="20"/>
            </w:rPr>
          </w:rPrChange>
        </w:rPr>
      </w:pPr>
      <w:r w:rsidRPr="00EC6609">
        <w:rPr>
          <w:rFonts w:cs="Times New Roman" w:hint="eastAsia"/>
          <w:color w:val="333333"/>
          <w:sz w:val="20"/>
          <w:szCs w:val="20"/>
          <w:rPrChange w:id="1586" w:author="刘军涛" w:date="2021-12-22T16:41:00Z">
            <w:rPr>
              <w:rFonts w:ascii="MicrosoftYaHei" w:hAnsi="MicrosoftYaHei" w:hint="eastAsia"/>
              <w:color w:val="333333"/>
              <w:sz w:val="20"/>
              <w:szCs w:val="20"/>
            </w:rPr>
          </w:rPrChange>
        </w:rPr>
        <w:t>Fig.</w:t>
      </w:r>
      <w:del w:id="1587" w:author="田 恒" w:date="2021-12-23T22:23:00Z">
        <w:r w:rsidRPr="00EC6609" w:rsidDel="00D61C52">
          <w:rPr>
            <w:rFonts w:cs="Times New Roman" w:hint="eastAsia"/>
            <w:color w:val="333333"/>
            <w:sz w:val="20"/>
            <w:szCs w:val="20"/>
            <w:rPrChange w:id="1588" w:author="刘军涛" w:date="2021-12-22T16:41:00Z">
              <w:rPr>
                <w:rFonts w:ascii="MicrosoftYaHei" w:hAnsi="MicrosoftYaHei" w:hint="eastAsia"/>
                <w:color w:val="333333"/>
                <w:sz w:val="20"/>
                <w:szCs w:val="20"/>
              </w:rPr>
            </w:rPrChange>
          </w:rPr>
          <w:delText>5</w:delText>
        </w:r>
      </w:del>
      <w:ins w:id="1589" w:author="田 恒" w:date="2021-12-23T22:23:00Z">
        <w:r w:rsidR="00D61C52">
          <w:rPr>
            <w:rFonts w:cs="Times New Roman" w:hint="eastAsia"/>
            <w:color w:val="333333"/>
            <w:sz w:val="20"/>
            <w:szCs w:val="20"/>
          </w:rPr>
          <w:t>3</w:t>
        </w:r>
      </w:ins>
      <w:r w:rsidRPr="00A325D7">
        <w:rPr>
          <w:rFonts w:cs="Times New Roman"/>
        </w:rPr>
        <w:t xml:space="preserve"> </w:t>
      </w:r>
      <w:r w:rsidRPr="00EC6609">
        <w:rPr>
          <w:rFonts w:cs="Times New Roman" w:hint="eastAsia"/>
          <w:color w:val="333333"/>
          <w:sz w:val="20"/>
          <w:szCs w:val="20"/>
          <w:rPrChange w:id="1590" w:author="刘军涛" w:date="2021-12-22T16:41:00Z">
            <w:rPr>
              <w:rFonts w:ascii="MicrosoftYaHei" w:hAnsi="MicrosoftYaHei" w:hint="eastAsia"/>
              <w:color w:val="333333"/>
              <w:sz w:val="20"/>
              <w:szCs w:val="20"/>
            </w:rPr>
          </w:rPrChange>
        </w:rPr>
        <w:t>Flow chart of gradual transition method</w:t>
      </w:r>
    </w:p>
    <w:p w14:paraId="7A55DF5E" w14:textId="21BB7C8B" w:rsidR="00276220" w:rsidRPr="00EC6609" w:rsidRDefault="00127B85" w:rsidP="00276220">
      <w:pPr>
        <w:widowControl/>
        <w:spacing w:line="270" w:lineRule="atLeast"/>
        <w:jc w:val="left"/>
        <w:rPr>
          <w:rFonts w:cs="Times New Roman" w:hint="eastAsia"/>
          <w:b/>
          <w:bCs/>
          <w:kern w:val="0"/>
          <w:sz w:val="27"/>
          <w:szCs w:val="27"/>
          <w:rPrChange w:id="1591" w:author="刘军涛" w:date="2021-12-22T16:41:00Z">
            <w:rPr>
              <w:rFonts w:ascii="����" w:hAnsi="����" w:cs="宋体" w:hint="eastAsia"/>
              <w:b/>
              <w:bCs/>
              <w:kern w:val="0"/>
              <w:sz w:val="27"/>
              <w:szCs w:val="27"/>
            </w:rPr>
          </w:rPrChange>
        </w:rPr>
      </w:pPr>
      <w:r w:rsidRPr="00EC6609">
        <w:rPr>
          <w:rFonts w:cs="Times New Roman" w:hint="eastAsia"/>
          <w:b/>
          <w:bCs/>
          <w:kern w:val="0"/>
          <w:sz w:val="27"/>
          <w:szCs w:val="27"/>
          <w:rPrChange w:id="1592" w:author="刘军涛" w:date="2021-12-22T16:41:00Z">
            <w:rPr>
              <w:rFonts w:ascii="����" w:hAnsi="����" w:cs="宋体" w:hint="eastAsia"/>
              <w:b/>
              <w:bCs/>
              <w:kern w:val="0"/>
              <w:sz w:val="27"/>
              <w:szCs w:val="27"/>
            </w:rPr>
          </w:rPrChange>
        </w:rPr>
        <w:t>2</w:t>
      </w:r>
      <w:r w:rsidR="00276220" w:rsidRPr="00EC6609">
        <w:rPr>
          <w:rFonts w:cs="Times New Roman" w:hint="eastAsia"/>
          <w:b/>
          <w:bCs/>
          <w:kern w:val="0"/>
          <w:sz w:val="27"/>
          <w:szCs w:val="27"/>
          <w:rPrChange w:id="1593" w:author="刘军涛" w:date="2021-12-22T16:41:00Z">
            <w:rPr>
              <w:rFonts w:ascii="����" w:hAnsi="����" w:cs="宋体" w:hint="eastAsia"/>
              <w:b/>
              <w:bCs/>
              <w:kern w:val="0"/>
              <w:sz w:val="27"/>
              <w:szCs w:val="27"/>
            </w:rPr>
          </w:rPrChange>
        </w:rPr>
        <w:t>.</w:t>
      </w:r>
      <w:del w:id="1594" w:author="田 恒" w:date="2021-12-23T22:20:00Z">
        <w:r w:rsidR="00276220" w:rsidRPr="00EC6609" w:rsidDel="003064FC">
          <w:rPr>
            <w:rFonts w:cs="Times New Roman" w:hint="eastAsia"/>
            <w:b/>
            <w:bCs/>
            <w:kern w:val="0"/>
            <w:sz w:val="27"/>
            <w:szCs w:val="27"/>
            <w:rPrChange w:id="1595" w:author="刘军涛" w:date="2021-12-22T16:41:00Z">
              <w:rPr>
                <w:rFonts w:ascii="����" w:hAnsi="����" w:cs="宋体" w:hint="eastAsia"/>
                <w:b/>
                <w:bCs/>
                <w:kern w:val="0"/>
                <w:sz w:val="27"/>
                <w:szCs w:val="27"/>
              </w:rPr>
            </w:rPrChange>
          </w:rPr>
          <w:delText>2</w:delText>
        </w:r>
      </w:del>
      <w:ins w:id="1596" w:author="田 恒" w:date="2021-12-23T22:20:00Z">
        <w:r w:rsidR="003064FC">
          <w:rPr>
            <w:rFonts w:cs="Times New Roman" w:hint="eastAsia"/>
            <w:b/>
            <w:bCs/>
            <w:kern w:val="0"/>
            <w:sz w:val="27"/>
            <w:szCs w:val="27"/>
          </w:rPr>
          <w:t>1</w:t>
        </w:r>
      </w:ins>
      <w:r w:rsidR="00276220" w:rsidRPr="00EC6609">
        <w:rPr>
          <w:rFonts w:cs="Times New Roman" w:hint="eastAsia"/>
          <w:b/>
          <w:bCs/>
          <w:kern w:val="0"/>
          <w:sz w:val="27"/>
          <w:szCs w:val="27"/>
          <w:rPrChange w:id="1597" w:author="刘军涛" w:date="2021-12-22T16:41:00Z">
            <w:rPr>
              <w:rFonts w:ascii="����" w:hAnsi="����" w:cs="宋体" w:hint="eastAsia"/>
              <w:b/>
              <w:bCs/>
              <w:kern w:val="0"/>
              <w:sz w:val="27"/>
              <w:szCs w:val="27"/>
            </w:rPr>
          </w:rPrChange>
        </w:rPr>
        <w:t>.2</w:t>
      </w:r>
      <w:r w:rsidR="00276220" w:rsidRPr="00EC6609">
        <w:rPr>
          <w:rFonts w:cs="Times New Roman" w:hint="eastAsia"/>
          <w:b/>
          <w:bCs/>
          <w:kern w:val="0"/>
          <w:sz w:val="27"/>
          <w:szCs w:val="27"/>
          <w:rPrChange w:id="1598" w:author="刘军涛" w:date="2021-12-22T16:41:00Z">
            <w:rPr>
              <w:rFonts w:ascii="����" w:hAnsi="����" w:cs="宋体" w:hint="eastAsia"/>
              <w:b/>
              <w:bCs/>
              <w:kern w:val="0"/>
              <w:sz w:val="27"/>
              <w:szCs w:val="27"/>
            </w:rPr>
          </w:rPrChange>
        </w:rPr>
        <w:t>消除</w:t>
      </w:r>
      <w:ins w:id="1599" w:author="田 恒" w:date="2021-12-23T10:50:00Z">
        <w:r w:rsidR="008C77F4" w:rsidRPr="008C77F4">
          <w:rPr>
            <w:rFonts w:cs="Times New Roman" w:hint="eastAsia"/>
            <w:b/>
            <w:bCs/>
            <w:kern w:val="0"/>
            <w:sz w:val="27"/>
            <w:szCs w:val="27"/>
          </w:rPr>
          <w:t>台阶</w:t>
        </w:r>
      </w:ins>
      <w:del w:id="1600" w:author="田 恒" w:date="2021-12-23T10:50:00Z">
        <w:r w:rsidR="00276220" w:rsidRPr="00EC6609" w:rsidDel="008C77F4">
          <w:rPr>
            <w:rFonts w:cs="Times New Roman" w:hint="eastAsia"/>
            <w:b/>
            <w:bCs/>
            <w:kern w:val="0"/>
            <w:sz w:val="27"/>
            <w:szCs w:val="27"/>
            <w:rPrChange w:id="1601" w:author="刘军涛" w:date="2021-12-22T16:41:00Z">
              <w:rPr>
                <w:rFonts w:ascii="����" w:hAnsi="����" w:cs="宋体" w:hint="eastAsia"/>
                <w:b/>
                <w:bCs/>
                <w:kern w:val="0"/>
                <w:sz w:val="27"/>
                <w:szCs w:val="27"/>
              </w:rPr>
            </w:rPrChange>
          </w:rPr>
          <w:delText>断层</w:delText>
        </w:r>
      </w:del>
      <w:r w:rsidR="00276220" w:rsidRPr="00EC6609">
        <w:rPr>
          <w:rFonts w:cs="Times New Roman" w:hint="eastAsia"/>
          <w:b/>
          <w:bCs/>
          <w:kern w:val="0"/>
          <w:sz w:val="27"/>
          <w:szCs w:val="27"/>
          <w:rPrChange w:id="1602" w:author="刘军涛" w:date="2021-12-22T16:41:00Z">
            <w:rPr>
              <w:rFonts w:ascii="����" w:hAnsi="����" w:cs="宋体" w:hint="eastAsia"/>
              <w:b/>
              <w:bCs/>
              <w:kern w:val="0"/>
              <w:sz w:val="27"/>
              <w:szCs w:val="27"/>
            </w:rPr>
          </w:rPrChange>
        </w:rPr>
        <w:t>的原理</w:t>
      </w:r>
      <w:ins w:id="1603" w:author="dell" w:date="2021-12-16T17:44:00Z">
        <w:r w:rsidR="00323AA1" w:rsidRPr="00EC6609">
          <w:rPr>
            <w:rFonts w:cs="Times New Roman" w:hint="eastAsia"/>
            <w:b/>
            <w:bCs/>
            <w:kern w:val="0"/>
            <w:sz w:val="27"/>
            <w:szCs w:val="27"/>
            <w:rPrChange w:id="1604" w:author="刘军涛" w:date="2021-12-22T16:41:00Z">
              <w:rPr>
                <w:rFonts w:ascii="����" w:hAnsi="����" w:cs="宋体" w:hint="eastAsia"/>
                <w:b/>
                <w:bCs/>
                <w:kern w:val="0"/>
                <w:sz w:val="27"/>
                <w:szCs w:val="27"/>
              </w:rPr>
            </w:rPrChange>
          </w:rPr>
          <w:t>与效果</w:t>
        </w:r>
      </w:ins>
    </w:p>
    <w:p w14:paraId="4B67086B" w14:textId="7F075AE2" w:rsidR="00276220" w:rsidRPr="00EC6609" w:rsidRDefault="00276220">
      <w:pPr>
        <w:widowControl/>
        <w:ind w:firstLineChars="200" w:firstLine="480"/>
        <w:rPr>
          <w:rFonts w:cs="Times New Roman"/>
          <w:iCs/>
          <w:rPrChange w:id="1605" w:author="刘军涛" w:date="2021-12-22T16:41:00Z">
            <w:rPr>
              <w:rFonts w:ascii="宋体" w:hAnsi="宋体"/>
              <w:iCs/>
            </w:rPr>
          </w:rPrChange>
        </w:rPr>
        <w:pPrChange w:id="1606" w:author="刘军涛" w:date="2021-12-22T16:46:00Z">
          <w:pPr/>
        </w:pPrChange>
      </w:pPr>
      <w:del w:id="1607" w:author="刘军涛" w:date="2021-12-22T16:46:00Z">
        <w:r w:rsidRPr="00A325D7" w:rsidDel="003D4DFA">
          <w:rPr>
            <w:rFonts w:cs="Times New Roman"/>
            <w:iCs/>
          </w:rPr>
          <w:lastRenderedPageBreak/>
          <w:tab/>
        </w:r>
      </w:del>
      <w:r w:rsidRPr="00EC6609">
        <w:rPr>
          <w:rFonts w:cs="Times New Roman" w:hint="eastAsia"/>
          <w:iCs/>
          <w:rPrChange w:id="1608" w:author="刘军涛" w:date="2021-12-22T16:41:00Z">
            <w:rPr>
              <w:rFonts w:ascii="宋体" w:hAnsi="宋体" w:hint="eastAsia"/>
              <w:iCs/>
            </w:rPr>
          </w:rPrChange>
        </w:rPr>
        <w:t>相较于经典动态色度</w:t>
      </w:r>
      <w:r w:rsidRPr="003E1F05">
        <w:rPr>
          <w:rFonts w:cs="Times New Roman" w:hint="eastAsia"/>
          <w:szCs w:val="24"/>
          <w:rPrChange w:id="1609" w:author="刘军涛" w:date="2021-12-22T16:46:00Z">
            <w:rPr>
              <w:rFonts w:ascii="宋体" w:hAnsi="宋体" w:hint="eastAsia"/>
              <w:iCs/>
            </w:rPr>
          </w:rPrChange>
        </w:rPr>
        <w:t>标定</w:t>
      </w:r>
      <w:r w:rsidRPr="00EC6609">
        <w:rPr>
          <w:rFonts w:cs="Times New Roman" w:hint="eastAsia"/>
          <w:iCs/>
          <w:rPrChange w:id="1610" w:author="刘军涛" w:date="2021-12-22T16:41:00Z">
            <w:rPr>
              <w:rFonts w:ascii="宋体" w:hAnsi="宋体" w:hint="eastAsia"/>
              <w:iCs/>
            </w:rPr>
          </w:rPrChange>
        </w:rPr>
        <w:t>方法在某一点上产生</w:t>
      </w:r>
      <m:oMath>
        <m:r>
          <w:rPr>
            <w:rFonts w:ascii="Cambria Math" w:hAnsi="Cambria Math" w:cs="Times New Roman"/>
          </w:rPr>
          <m:t>ΔS</m:t>
        </m:r>
      </m:oMath>
      <w:r w:rsidRPr="00EC6609">
        <w:rPr>
          <w:rFonts w:cs="Times New Roman"/>
          <w:iCs/>
          <w:rPrChange w:id="1611" w:author="刘军涛" w:date="2021-12-22T16:41:00Z">
            <w:rPr>
              <w:rFonts w:ascii="宋体" w:hAnsi="宋体"/>
              <w:iCs/>
            </w:rPr>
          </w:rPrChange>
        </w:rPr>
        <w:t>和</w:t>
      </w:r>
      <m:oMath>
        <m:r>
          <w:rPr>
            <w:rFonts w:ascii="Cambria Math" w:hAnsi="Cambria Math" w:cs="Times New Roman"/>
          </w:rPr>
          <m:t>Δ</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offset</m:t>
            </m:r>
          </m:sub>
        </m:sSub>
      </m:oMath>
      <w:r w:rsidRPr="00EC6609">
        <w:rPr>
          <w:rFonts w:cs="Times New Roman"/>
          <w:iCs/>
          <w:rPrChange w:id="1612" w:author="刘军涛" w:date="2021-12-22T16:41:00Z">
            <w:rPr>
              <w:rFonts w:ascii="宋体" w:hAnsi="宋体"/>
              <w:iCs/>
            </w:rPr>
          </w:rPrChange>
        </w:rPr>
        <w:t>的阶跃变化而产生</w:t>
      </w:r>
      <w:ins w:id="1613" w:author="田 恒" w:date="2021-12-23T10:51:00Z">
        <w:r w:rsidR="008C77F4" w:rsidRPr="008C77F4">
          <w:rPr>
            <w:rFonts w:cs="Times New Roman" w:hint="eastAsia"/>
            <w:iCs/>
          </w:rPr>
          <w:t>台阶</w:t>
        </w:r>
      </w:ins>
      <w:del w:id="1614" w:author="田 恒" w:date="2021-12-23T10:51:00Z">
        <w:r w:rsidRPr="00EC6609" w:rsidDel="008C77F4">
          <w:rPr>
            <w:rFonts w:cs="Times New Roman"/>
            <w:iCs/>
            <w:rPrChange w:id="1615" w:author="刘军涛" w:date="2021-12-22T16:41:00Z">
              <w:rPr>
                <w:rFonts w:ascii="宋体" w:hAnsi="宋体"/>
                <w:iCs/>
              </w:rPr>
            </w:rPrChange>
          </w:rPr>
          <w:delText>断层</w:delText>
        </w:r>
      </w:del>
      <w:r w:rsidRPr="00EC6609">
        <w:rPr>
          <w:rFonts w:cs="Times New Roman"/>
          <w:iCs/>
          <w:rPrChange w:id="1616" w:author="刘军涛" w:date="2021-12-22T16:41:00Z">
            <w:rPr>
              <w:rFonts w:ascii="宋体" w:hAnsi="宋体"/>
              <w:iCs/>
            </w:rPr>
          </w:rPrChange>
        </w:rPr>
        <w:t>，渐变过渡法利用重叠区域，让前一个窗口的刻度系数和偏移量线性的变化到后一个窗口的值</w:t>
      </w:r>
      <w:r w:rsidRPr="00EC6609">
        <w:rPr>
          <w:rFonts w:cs="Times New Roman" w:hint="eastAsia"/>
          <w:iCs/>
          <w:rPrChange w:id="1617" w:author="刘军涛" w:date="2021-12-22T16:41:00Z">
            <w:rPr>
              <w:rFonts w:ascii="宋体" w:hAnsi="宋体" w:hint="eastAsia"/>
              <w:iCs/>
            </w:rPr>
          </w:rPrChange>
        </w:rPr>
        <w:t>（如图</w:t>
      </w:r>
      <w:del w:id="1618" w:author="田 恒" w:date="2021-12-23T22:23:00Z">
        <w:r w:rsidR="00156DC6" w:rsidRPr="00EC6609" w:rsidDel="00D61C52">
          <w:rPr>
            <w:rFonts w:cs="Times New Roman" w:hint="eastAsia"/>
            <w:iCs/>
            <w:rPrChange w:id="1619" w:author="刘军涛" w:date="2021-12-22T16:41:00Z">
              <w:rPr>
                <w:rFonts w:ascii="宋体" w:hAnsi="宋体"/>
                <w:iCs/>
              </w:rPr>
            </w:rPrChange>
          </w:rPr>
          <w:delText>6</w:delText>
        </w:r>
      </w:del>
      <w:ins w:id="1620" w:author="田 恒" w:date="2021-12-23T22:23:00Z">
        <w:r w:rsidR="00D61C52">
          <w:rPr>
            <w:rFonts w:cs="Times New Roman" w:hint="eastAsia"/>
            <w:iCs/>
          </w:rPr>
          <w:t>4</w:t>
        </w:r>
      </w:ins>
      <w:r w:rsidRPr="00EC6609">
        <w:rPr>
          <w:rFonts w:cs="Times New Roman" w:hint="eastAsia"/>
          <w:iCs/>
          <w:rPrChange w:id="1621" w:author="刘军涛" w:date="2021-12-22T16:41:00Z">
            <w:rPr>
              <w:rFonts w:ascii="宋体" w:hAnsi="宋体" w:hint="eastAsia"/>
              <w:iCs/>
            </w:rPr>
          </w:rPrChange>
        </w:rPr>
        <w:t>所示）</w:t>
      </w:r>
      <w:r w:rsidRPr="00EC6609">
        <w:rPr>
          <w:rFonts w:cs="Times New Roman"/>
          <w:iCs/>
          <w:rPrChange w:id="1622" w:author="刘军涛" w:date="2021-12-22T16:41:00Z">
            <w:rPr>
              <w:rFonts w:ascii="宋体" w:hAnsi="宋体"/>
              <w:iCs/>
            </w:rPr>
          </w:rPrChange>
        </w:rPr>
        <w:t>，从而使刻度系数和偏移量一阶连续，由此消除了</w:t>
      </w:r>
      <w:ins w:id="1623" w:author="田 恒" w:date="2021-12-23T10:51:00Z">
        <w:r w:rsidR="008C77F4" w:rsidRPr="008C77F4">
          <w:rPr>
            <w:rFonts w:cs="Times New Roman" w:hint="eastAsia"/>
            <w:iCs/>
          </w:rPr>
          <w:t>台阶</w:t>
        </w:r>
      </w:ins>
      <w:del w:id="1624" w:author="田 恒" w:date="2021-12-23T10:51:00Z">
        <w:r w:rsidRPr="00EC6609" w:rsidDel="008C77F4">
          <w:rPr>
            <w:rFonts w:cs="Times New Roman"/>
            <w:iCs/>
            <w:rPrChange w:id="1625" w:author="刘军涛" w:date="2021-12-22T16:41:00Z">
              <w:rPr>
                <w:rFonts w:ascii="宋体" w:hAnsi="宋体"/>
                <w:iCs/>
              </w:rPr>
            </w:rPrChange>
          </w:rPr>
          <w:delText>断层</w:delText>
        </w:r>
      </w:del>
      <w:r w:rsidRPr="00EC6609">
        <w:rPr>
          <w:rFonts w:cs="Times New Roman"/>
          <w:iCs/>
          <w:rPrChange w:id="1626" w:author="刘军涛" w:date="2021-12-22T16:41:00Z">
            <w:rPr>
              <w:rFonts w:ascii="宋体" w:hAnsi="宋体"/>
              <w:iCs/>
            </w:rPr>
          </w:rPrChange>
        </w:rPr>
        <w:t>现象。</w:t>
      </w:r>
    </w:p>
    <w:p w14:paraId="4FA53516" w14:textId="1044B6ED" w:rsidR="00996933" w:rsidRPr="00EC6609" w:rsidRDefault="00D9359F" w:rsidP="00996933">
      <w:pPr>
        <w:jc w:val="left"/>
        <w:rPr>
          <w:rFonts w:cs="Times New Roman" w:hint="eastAsia"/>
          <w:color w:val="333333"/>
          <w:sz w:val="20"/>
          <w:szCs w:val="20"/>
          <w:rPrChange w:id="1627" w:author="刘军涛" w:date="2021-12-22T16:41:00Z">
            <w:rPr>
              <w:rFonts w:ascii="MicrosoftYaHei" w:hAnsi="MicrosoftYaHei" w:hint="eastAsia"/>
              <w:color w:val="333333"/>
              <w:sz w:val="20"/>
              <w:szCs w:val="20"/>
            </w:rPr>
          </w:rPrChange>
        </w:rPr>
      </w:pPr>
      <w:del w:id="1628" w:author="田 恒" w:date="2021-12-23T12:01:00Z">
        <w:r w:rsidRPr="00EC6609" w:rsidDel="0032234A">
          <w:rPr>
            <w:rFonts w:cs="Times New Roman" w:hint="eastAsia"/>
            <w:noProof/>
            <w:color w:val="333333"/>
            <w:sz w:val="20"/>
            <w:szCs w:val="20"/>
            <w:rPrChange w:id="1629" w:author="刘军涛" w:date="2021-12-22T16:41:00Z">
              <w:rPr>
                <w:rFonts w:ascii="MicrosoftYaHei" w:hAnsi="MicrosoftYaHei" w:hint="eastAsia"/>
                <w:noProof/>
                <w:color w:val="333333"/>
                <w:sz w:val="20"/>
                <w:szCs w:val="20"/>
              </w:rPr>
            </w:rPrChange>
          </w:rPr>
          <w:drawing>
            <wp:inline distT="0" distB="0" distL="0" distR="0" wp14:anchorId="42E662F8" wp14:editId="7D36D9E3">
              <wp:extent cx="5266690" cy="12865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6690" cy="1286510"/>
                      </a:xfrm>
                      <a:prstGeom prst="rect">
                        <a:avLst/>
                      </a:prstGeom>
                      <a:noFill/>
                      <a:ln>
                        <a:noFill/>
                      </a:ln>
                    </pic:spPr>
                  </pic:pic>
                </a:graphicData>
              </a:graphic>
            </wp:inline>
          </w:drawing>
        </w:r>
      </w:del>
      <w:ins w:id="1630" w:author="田 恒" w:date="2021-12-23T12:02:00Z">
        <w:r w:rsidR="0032234A">
          <w:rPr>
            <w:rFonts w:cs="Times New Roman" w:hint="eastAsia"/>
            <w:noProof/>
            <w:color w:val="333333"/>
            <w:sz w:val="20"/>
            <w:szCs w:val="20"/>
          </w:rPr>
          <w:drawing>
            <wp:inline distT="0" distB="0" distL="0" distR="0" wp14:anchorId="11CF4908" wp14:editId="10726977">
              <wp:extent cx="5271135" cy="198120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1135" cy="1981200"/>
                      </a:xfrm>
                      <a:prstGeom prst="rect">
                        <a:avLst/>
                      </a:prstGeom>
                      <a:noFill/>
                      <a:ln>
                        <a:noFill/>
                      </a:ln>
                    </pic:spPr>
                  </pic:pic>
                </a:graphicData>
              </a:graphic>
            </wp:inline>
          </w:drawing>
        </w:r>
      </w:ins>
    </w:p>
    <w:p w14:paraId="3C47AFE9" w14:textId="745AC02C" w:rsidR="00D9359F" w:rsidRPr="00EC6609" w:rsidRDefault="00D9359F" w:rsidP="00D9359F">
      <w:pPr>
        <w:jc w:val="center"/>
        <w:rPr>
          <w:rFonts w:cs="Times New Roman"/>
          <w:color w:val="333333"/>
          <w:sz w:val="20"/>
          <w:szCs w:val="20"/>
          <w:rPrChange w:id="1631" w:author="刘军涛" w:date="2021-12-22T16:41:00Z">
            <w:rPr>
              <w:rFonts w:ascii="宋体" w:hAnsi="宋体"/>
              <w:color w:val="333333"/>
              <w:sz w:val="20"/>
              <w:szCs w:val="20"/>
            </w:rPr>
          </w:rPrChange>
        </w:rPr>
      </w:pPr>
      <w:r w:rsidRPr="00EC6609">
        <w:rPr>
          <w:rFonts w:cs="Times New Roman" w:hint="eastAsia"/>
          <w:color w:val="333333"/>
          <w:sz w:val="20"/>
          <w:szCs w:val="20"/>
          <w:rPrChange w:id="1632" w:author="刘军涛" w:date="2021-12-22T16:41:00Z">
            <w:rPr>
              <w:rFonts w:ascii="宋体" w:hAnsi="宋体" w:hint="eastAsia"/>
              <w:color w:val="333333"/>
              <w:sz w:val="20"/>
              <w:szCs w:val="20"/>
            </w:rPr>
          </w:rPrChange>
        </w:rPr>
        <w:t>图</w:t>
      </w:r>
      <w:del w:id="1633" w:author="田 恒" w:date="2021-12-23T22:23:00Z">
        <w:r w:rsidR="00156DC6" w:rsidRPr="00EC6609" w:rsidDel="00D61C52">
          <w:rPr>
            <w:rFonts w:cs="Times New Roman" w:hint="eastAsia"/>
            <w:color w:val="333333"/>
            <w:sz w:val="20"/>
            <w:szCs w:val="20"/>
            <w:rPrChange w:id="1634" w:author="刘军涛" w:date="2021-12-22T16:41:00Z">
              <w:rPr>
                <w:rFonts w:ascii="宋体" w:hAnsi="宋体"/>
                <w:color w:val="333333"/>
                <w:sz w:val="20"/>
                <w:szCs w:val="20"/>
              </w:rPr>
            </w:rPrChange>
          </w:rPr>
          <w:delText>6</w:delText>
        </w:r>
      </w:del>
      <w:ins w:id="1635" w:author="田 恒" w:date="2021-12-23T22:23:00Z">
        <w:r w:rsidR="00D61C52">
          <w:rPr>
            <w:rFonts w:cs="Times New Roman" w:hint="eastAsia"/>
            <w:color w:val="333333"/>
            <w:sz w:val="20"/>
            <w:szCs w:val="20"/>
          </w:rPr>
          <w:t>4</w:t>
        </w:r>
      </w:ins>
      <w:r w:rsidRPr="00EC6609">
        <w:rPr>
          <w:rFonts w:cs="Times New Roman"/>
          <w:color w:val="333333"/>
          <w:sz w:val="20"/>
          <w:szCs w:val="20"/>
          <w:rPrChange w:id="1636" w:author="刘军涛" w:date="2021-12-22T16:41:00Z">
            <w:rPr>
              <w:rFonts w:ascii="宋体" w:hAnsi="宋体"/>
              <w:color w:val="333333"/>
              <w:sz w:val="20"/>
              <w:szCs w:val="20"/>
            </w:rPr>
          </w:rPrChange>
        </w:rPr>
        <w:t xml:space="preserve"> </w:t>
      </w:r>
      <w:r w:rsidRPr="00EC6609">
        <w:rPr>
          <w:rFonts w:cs="Times New Roman" w:hint="eastAsia"/>
          <w:color w:val="333333"/>
          <w:sz w:val="20"/>
          <w:szCs w:val="20"/>
          <w:rPrChange w:id="1637" w:author="刘军涛" w:date="2021-12-22T16:41:00Z">
            <w:rPr>
              <w:rFonts w:ascii="宋体" w:hAnsi="宋体" w:hint="eastAsia"/>
              <w:color w:val="333333"/>
              <w:sz w:val="20"/>
              <w:szCs w:val="20"/>
            </w:rPr>
          </w:rPrChange>
        </w:rPr>
        <w:t>渐变过渡法下各深度点的标定参数</w:t>
      </w:r>
    </w:p>
    <w:p w14:paraId="0D9FD38E" w14:textId="5B32D91F" w:rsidR="00D9359F" w:rsidRPr="00EC6609" w:rsidRDefault="00D9359F" w:rsidP="00D9359F">
      <w:pPr>
        <w:jc w:val="center"/>
        <w:rPr>
          <w:rFonts w:cs="Times New Roman" w:hint="eastAsia"/>
          <w:color w:val="333333"/>
          <w:sz w:val="20"/>
          <w:szCs w:val="20"/>
          <w:rPrChange w:id="1638" w:author="刘军涛" w:date="2021-12-22T16:41:00Z">
            <w:rPr>
              <w:rFonts w:ascii="MicrosoftYaHei" w:hAnsi="MicrosoftYaHei" w:hint="eastAsia"/>
              <w:color w:val="333333"/>
              <w:sz w:val="20"/>
              <w:szCs w:val="20"/>
            </w:rPr>
          </w:rPrChange>
        </w:rPr>
      </w:pPr>
      <w:r w:rsidRPr="00EC6609">
        <w:rPr>
          <w:rFonts w:cs="Times New Roman" w:hint="eastAsia"/>
          <w:color w:val="333333"/>
          <w:sz w:val="20"/>
          <w:szCs w:val="20"/>
          <w:rPrChange w:id="1639" w:author="刘军涛" w:date="2021-12-22T16:41:00Z">
            <w:rPr>
              <w:rFonts w:ascii="MicrosoftYaHei" w:hAnsi="MicrosoftYaHei" w:hint="eastAsia"/>
              <w:color w:val="333333"/>
              <w:sz w:val="20"/>
              <w:szCs w:val="20"/>
            </w:rPr>
          </w:rPrChange>
        </w:rPr>
        <w:t>Fig.</w:t>
      </w:r>
      <w:del w:id="1640" w:author="田 恒" w:date="2021-12-23T22:23:00Z">
        <w:r w:rsidR="002F5890" w:rsidRPr="00EC6609" w:rsidDel="00D61C52">
          <w:rPr>
            <w:rFonts w:cs="Times New Roman" w:hint="eastAsia"/>
            <w:color w:val="333333"/>
            <w:sz w:val="20"/>
            <w:szCs w:val="20"/>
            <w:rPrChange w:id="1641" w:author="刘军涛" w:date="2021-12-22T16:41:00Z">
              <w:rPr>
                <w:rFonts w:ascii="MicrosoftYaHei" w:hAnsi="MicrosoftYaHei" w:hint="eastAsia"/>
                <w:color w:val="333333"/>
                <w:sz w:val="20"/>
                <w:szCs w:val="20"/>
              </w:rPr>
            </w:rPrChange>
          </w:rPr>
          <w:delText>6</w:delText>
        </w:r>
      </w:del>
      <w:ins w:id="1642" w:author="田 恒" w:date="2021-12-23T22:23:00Z">
        <w:r w:rsidR="00D61C52">
          <w:rPr>
            <w:rFonts w:cs="Times New Roman" w:hint="eastAsia"/>
            <w:color w:val="333333"/>
            <w:sz w:val="20"/>
            <w:szCs w:val="20"/>
          </w:rPr>
          <w:t>4</w:t>
        </w:r>
      </w:ins>
      <w:r w:rsidRPr="00EC6609">
        <w:rPr>
          <w:rFonts w:cs="Times New Roman" w:hint="eastAsia"/>
          <w:color w:val="333333"/>
          <w:sz w:val="20"/>
          <w:szCs w:val="20"/>
          <w:rPrChange w:id="1643" w:author="刘军涛" w:date="2021-12-22T16:41:00Z">
            <w:rPr>
              <w:rFonts w:ascii="MicrosoftYaHei" w:hAnsi="MicrosoftYaHei" w:hint="eastAsia"/>
              <w:color w:val="333333"/>
              <w:sz w:val="20"/>
              <w:szCs w:val="20"/>
            </w:rPr>
          </w:rPrChange>
        </w:rPr>
        <w:t xml:space="preserve"> Calibration parameters of each depth point under gradual changing method</w:t>
      </w:r>
    </w:p>
    <w:p w14:paraId="3BAEF0DC" w14:textId="19750910" w:rsidR="00D9359F" w:rsidRPr="00EC6609" w:rsidRDefault="00127B85" w:rsidP="00D9359F">
      <w:pPr>
        <w:widowControl/>
        <w:spacing w:line="270" w:lineRule="atLeast"/>
        <w:jc w:val="left"/>
        <w:rPr>
          <w:rFonts w:cs="Times New Roman" w:hint="eastAsia"/>
          <w:b/>
          <w:bCs/>
          <w:kern w:val="0"/>
          <w:sz w:val="27"/>
          <w:szCs w:val="27"/>
          <w:rPrChange w:id="1644" w:author="刘军涛" w:date="2021-12-22T16:41:00Z">
            <w:rPr>
              <w:rFonts w:ascii="����" w:hAnsi="����" w:cs="宋体" w:hint="eastAsia"/>
              <w:b/>
              <w:bCs/>
              <w:kern w:val="0"/>
              <w:sz w:val="27"/>
              <w:szCs w:val="27"/>
            </w:rPr>
          </w:rPrChange>
        </w:rPr>
      </w:pPr>
      <w:r w:rsidRPr="00EC6609">
        <w:rPr>
          <w:rFonts w:cs="Times New Roman" w:hint="eastAsia"/>
          <w:b/>
          <w:bCs/>
          <w:kern w:val="0"/>
          <w:sz w:val="27"/>
          <w:szCs w:val="27"/>
          <w:rPrChange w:id="1645" w:author="刘军涛" w:date="2021-12-22T16:41:00Z">
            <w:rPr>
              <w:rFonts w:ascii="����" w:hAnsi="����" w:cs="宋体" w:hint="eastAsia"/>
              <w:b/>
              <w:bCs/>
              <w:kern w:val="0"/>
              <w:sz w:val="27"/>
              <w:szCs w:val="27"/>
            </w:rPr>
          </w:rPrChange>
        </w:rPr>
        <w:t>2</w:t>
      </w:r>
      <w:r w:rsidR="00D9359F" w:rsidRPr="00EC6609">
        <w:rPr>
          <w:rFonts w:cs="Times New Roman" w:hint="eastAsia"/>
          <w:b/>
          <w:bCs/>
          <w:kern w:val="0"/>
          <w:sz w:val="27"/>
          <w:szCs w:val="27"/>
          <w:rPrChange w:id="1646" w:author="刘军涛" w:date="2021-12-22T16:41:00Z">
            <w:rPr>
              <w:rFonts w:ascii="����" w:hAnsi="����" w:cs="宋体" w:hint="eastAsia"/>
              <w:b/>
              <w:bCs/>
              <w:kern w:val="0"/>
              <w:sz w:val="27"/>
              <w:szCs w:val="27"/>
            </w:rPr>
          </w:rPrChange>
        </w:rPr>
        <w:t>.</w:t>
      </w:r>
      <w:ins w:id="1647" w:author="田 恒" w:date="2021-12-23T22:20:00Z">
        <w:r w:rsidR="003064FC">
          <w:rPr>
            <w:rFonts w:cs="Times New Roman" w:hint="eastAsia"/>
            <w:b/>
            <w:bCs/>
            <w:kern w:val="0"/>
            <w:sz w:val="27"/>
            <w:szCs w:val="27"/>
          </w:rPr>
          <w:t>2</w:t>
        </w:r>
      </w:ins>
      <w:del w:id="1648" w:author="田 恒" w:date="2021-12-23T22:20:00Z">
        <w:r w:rsidR="00D9359F" w:rsidRPr="00EC6609" w:rsidDel="003064FC">
          <w:rPr>
            <w:rFonts w:cs="Times New Roman" w:hint="eastAsia"/>
            <w:b/>
            <w:bCs/>
            <w:kern w:val="0"/>
            <w:sz w:val="27"/>
            <w:szCs w:val="27"/>
            <w:rPrChange w:id="1649" w:author="刘军涛" w:date="2021-12-22T16:41:00Z">
              <w:rPr>
                <w:rFonts w:ascii="����" w:hAnsi="����" w:cs="宋体" w:hint="eastAsia"/>
                <w:b/>
                <w:bCs/>
                <w:kern w:val="0"/>
                <w:sz w:val="27"/>
                <w:szCs w:val="27"/>
              </w:rPr>
            </w:rPrChange>
          </w:rPr>
          <w:delText>3</w:delText>
        </w:r>
      </w:del>
      <w:ins w:id="1650" w:author="刘军涛" w:date="2021-12-22T16:46:00Z">
        <w:r w:rsidR="00750447">
          <w:rPr>
            <w:rFonts w:cs="Times New Roman"/>
            <w:b/>
            <w:bCs/>
            <w:kern w:val="0"/>
            <w:sz w:val="27"/>
            <w:szCs w:val="27"/>
          </w:rPr>
          <w:t xml:space="preserve"> </w:t>
        </w:r>
      </w:ins>
      <w:del w:id="1651" w:author="田 恒" w:date="2021-12-23T17:24:00Z">
        <w:r w:rsidR="00D9359F" w:rsidRPr="00EC6609" w:rsidDel="00291599">
          <w:rPr>
            <w:rFonts w:cs="Times New Roman" w:hint="eastAsia"/>
            <w:b/>
            <w:bCs/>
            <w:kern w:val="0"/>
            <w:sz w:val="27"/>
            <w:szCs w:val="27"/>
            <w:rPrChange w:id="1652" w:author="刘军涛" w:date="2021-12-22T16:41:00Z">
              <w:rPr>
                <w:rFonts w:ascii="����" w:hAnsi="����" w:cs="宋体" w:hint="eastAsia"/>
                <w:b/>
                <w:bCs/>
                <w:kern w:val="0"/>
                <w:sz w:val="27"/>
                <w:szCs w:val="27"/>
              </w:rPr>
            </w:rPrChange>
          </w:rPr>
          <w:delText> </w:delText>
        </w:r>
        <w:r w:rsidR="00D9359F" w:rsidRPr="00EC6609" w:rsidDel="00291599">
          <w:rPr>
            <w:rFonts w:cs="Times New Roman" w:hint="eastAsia"/>
            <w:b/>
            <w:bCs/>
            <w:kern w:val="0"/>
            <w:sz w:val="27"/>
            <w:szCs w:val="27"/>
            <w:rPrChange w:id="1653" w:author="刘军涛" w:date="2021-12-22T16:41:00Z">
              <w:rPr>
                <w:rFonts w:ascii="����" w:hAnsi="����" w:cs="宋体" w:hint="eastAsia"/>
                <w:b/>
                <w:bCs/>
                <w:kern w:val="0"/>
                <w:sz w:val="27"/>
                <w:szCs w:val="27"/>
              </w:rPr>
            </w:rPrChange>
          </w:rPr>
          <w:delText>自适应动态色度标定</w:delText>
        </w:r>
      </w:del>
      <w:ins w:id="1654" w:author="田 恒" w:date="2021-12-23T17:24:00Z">
        <w:r w:rsidR="00291599">
          <w:rPr>
            <w:rFonts w:cs="Times New Roman" w:hint="eastAsia"/>
            <w:b/>
            <w:bCs/>
            <w:kern w:val="0"/>
            <w:sz w:val="27"/>
            <w:szCs w:val="27"/>
          </w:rPr>
          <w:t>限制步长法</w:t>
        </w:r>
      </w:ins>
    </w:p>
    <w:p w14:paraId="23CDC1AF" w14:textId="1C1DFD38" w:rsidR="00D9359F" w:rsidRPr="00EC6609" w:rsidDel="009D18E6" w:rsidRDefault="00127B85" w:rsidP="00D9359F">
      <w:pPr>
        <w:widowControl/>
        <w:spacing w:line="270" w:lineRule="atLeast"/>
        <w:jc w:val="left"/>
        <w:rPr>
          <w:del w:id="1655" w:author="田 恒" w:date="2021-12-23T11:48:00Z"/>
          <w:rFonts w:cs="Times New Roman" w:hint="eastAsia"/>
          <w:b/>
          <w:bCs/>
          <w:kern w:val="0"/>
          <w:sz w:val="27"/>
          <w:szCs w:val="27"/>
          <w:rPrChange w:id="1656" w:author="刘军涛" w:date="2021-12-22T16:41:00Z">
            <w:rPr>
              <w:del w:id="1657" w:author="田 恒" w:date="2021-12-23T11:48:00Z"/>
              <w:rFonts w:ascii="����" w:hAnsi="����" w:cs="宋体" w:hint="eastAsia"/>
              <w:b/>
              <w:bCs/>
              <w:kern w:val="0"/>
              <w:sz w:val="27"/>
              <w:szCs w:val="27"/>
            </w:rPr>
          </w:rPrChange>
        </w:rPr>
      </w:pPr>
      <w:r w:rsidRPr="00EC6609">
        <w:rPr>
          <w:rFonts w:cs="Times New Roman" w:hint="eastAsia"/>
          <w:b/>
          <w:bCs/>
          <w:kern w:val="0"/>
          <w:sz w:val="27"/>
          <w:szCs w:val="27"/>
          <w:rPrChange w:id="1658" w:author="刘军涛" w:date="2021-12-22T16:41:00Z">
            <w:rPr>
              <w:rFonts w:ascii="����" w:hAnsi="����" w:cs="宋体" w:hint="eastAsia"/>
              <w:b/>
              <w:bCs/>
              <w:kern w:val="0"/>
              <w:sz w:val="27"/>
              <w:szCs w:val="27"/>
            </w:rPr>
          </w:rPrChange>
        </w:rPr>
        <w:t>2</w:t>
      </w:r>
      <w:r w:rsidR="00D9359F" w:rsidRPr="00EC6609">
        <w:rPr>
          <w:rFonts w:cs="Times New Roman" w:hint="eastAsia"/>
          <w:b/>
          <w:bCs/>
          <w:kern w:val="0"/>
          <w:sz w:val="27"/>
          <w:szCs w:val="27"/>
          <w:rPrChange w:id="1659" w:author="刘军涛" w:date="2021-12-22T16:41:00Z">
            <w:rPr>
              <w:rFonts w:ascii="����" w:hAnsi="����" w:cs="宋体" w:hint="eastAsia"/>
              <w:b/>
              <w:bCs/>
              <w:kern w:val="0"/>
              <w:sz w:val="27"/>
              <w:szCs w:val="27"/>
            </w:rPr>
          </w:rPrChange>
        </w:rPr>
        <w:t>.</w:t>
      </w:r>
      <w:del w:id="1660" w:author="田 恒" w:date="2021-12-23T22:20:00Z">
        <w:r w:rsidR="00D9359F" w:rsidRPr="00EC6609" w:rsidDel="003064FC">
          <w:rPr>
            <w:rFonts w:cs="Times New Roman" w:hint="eastAsia"/>
            <w:b/>
            <w:bCs/>
            <w:kern w:val="0"/>
            <w:sz w:val="27"/>
            <w:szCs w:val="27"/>
            <w:rPrChange w:id="1661" w:author="刘军涛" w:date="2021-12-22T16:41:00Z">
              <w:rPr>
                <w:rFonts w:ascii="����" w:hAnsi="����" w:cs="宋体" w:hint="eastAsia"/>
                <w:b/>
                <w:bCs/>
                <w:kern w:val="0"/>
                <w:sz w:val="27"/>
                <w:szCs w:val="27"/>
              </w:rPr>
            </w:rPrChange>
          </w:rPr>
          <w:delText>3</w:delText>
        </w:r>
      </w:del>
      <w:ins w:id="1662" w:author="田 恒" w:date="2021-12-23T22:20:00Z">
        <w:r w:rsidR="003064FC">
          <w:rPr>
            <w:rFonts w:cs="Times New Roman" w:hint="eastAsia"/>
            <w:b/>
            <w:bCs/>
            <w:kern w:val="0"/>
            <w:sz w:val="27"/>
            <w:szCs w:val="27"/>
          </w:rPr>
          <w:t>2</w:t>
        </w:r>
      </w:ins>
      <w:r w:rsidR="00D9359F" w:rsidRPr="00EC6609">
        <w:rPr>
          <w:rFonts w:cs="Times New Roman" w:hint="eastAsia"/>
          <w:b/>
          <w:bCs/>
          <w:kern w:val="0"/>
          <w:sz w:val="27"/>
          <w:szCs w:val="27"/>
          <w:rPrChange w:id="1663" w:author="刘军涛" w:date="2021-12-22T16:41:00Z">
            <w:rPr>
              <w:rFonts w:ascii="����" w:hAnsi="����" w:cs="宋体" w:hint="eastAsia"/>
              <w:b/>
              <w:bCs/>
              <w:kern w:val="0"/>
              <w:sz w:val="27"/>
              <w:szCs w:val="27"/>
            </w:rPr>
          </w:rPrChange>
        </w:rPr>
        <w:t>.1</w:t>
      </w:r>
      <w:del w:id="1664" w:author="刘军涛" w:date="2021-12-19T20:35:00Z">
        <w:r w:rsidR="00D9359F" w:rsidRPr="00EC6609" w:rsidDel="00B62128">
          <w:rPr>
            <w:rFonts w:cs="Times New Roman" w:hint="eastAsia"/>
            <w:b/>
            <w:bCs/>
            <w:kern w:val="0"/>
            <w:sz w:val="27"/>
            <w:szCs w:val="27"/>
            <w:rPrChange w:id="1665" w:author="刘军涛" w:date="2021-12-22T16:41:00Z">
              <w:rPr>
                <w:rFonts w:ascii="����" w:hAnsi="����" w:cs="宋体" w:hint="eastAsia"/>
                <w:b/>
                <w:bCs/>
                <w:kern w:val="0"/>
                <w:sz w:val="27"/>
                <w:szCs w:val="27"/>
              </w:rPr>
            </w:rPrChange>
          </w:rPr>
          <w:delText>基本</w:delText>
        </w:r>
      </w:del>
      <w:r w:rsidR="00D9359F" w:rsidRPr="00EC6609">
        <w:rPr>
          <w:rFonts w:cs="Times New Roman" w:hint="eastAsia"/>
          <w:b/>
          <w:bCs/>
          <w:kern w:val="0"/>
          <w:sz w:val="27"/>
          <w:szCs w:val="27"/>
          <w:rPrChange w:id="1666" w:author="刘军涛" w:date="2021-12-22T16:41:00Z">
            <w:rPr>
              <w:rFonts w:ascii="����" w:hAnsi="����" w:cs="宋体" w:hint="eastAsia"/>
              <w:b/>
              <w:bCs/>
              <w:kern w:val="0"/>
              <w:sz w:val="27"/>
              <w:szCs w:val="27"/>
            </w:rPr>
          </w:rPrChange>
        </w:rPr>
        <w:t>算法</w:t>
      </w:r>
      <w:ins w:id="1667" w:author="刘军涛" w:date="2021-12-19T20:35:00Z">
        <w:r w:rsidR="008E5C2D" w:rsidRPr="00EC6609">
          <w:rPr>
            <w:rFonts w:cs="Times New Roman" w:hint="eastAsia"/>
            <w:b/>
            <w:bCs/>
            <w:kern w:val="0"/>
            <w:sz w:val="27"/>
            <w:szCs w:val="27"/>
            <w:rPrChange w:id="1668" w:author="刘军涛" w:date="2021-12-22T16:41:00Z">
              <w:rPr>
                <w:rFonts w:ascii="����" w:hAnsi="����" w:cs="宋体" w:hint="eastAsia"/>
                <w:b/>
                <w:bCs/>
                <w:kern w:val="0"/>
                <w:sz w:val="27"/>
                <w:szCs w:val="27"/>
              </w:rPr>
            </w:rPrChange>
          </w:rPr>
          <w:t>原理</w:t>
        </w:r>
      </w:ins>
    </w:p>
    <w:p w14:paraId="278C137E" w14:textId="6A1FFC54" w:rsidR="00D9359F" w:rsidRPr="00EC6609" w:rsidRDefault="00D9359F">
      <w:pPr>
        <w:widowControl/>
        <w:spacing w:line="270" w:lineRule="atLeast"/>
        <w:jc w:val="left"/>
        <w:rPr>
          <w:rFonts w:cs="Times New Roman"/>
          <w:iCs/>
          <w:rPrChange w:id="1669" w:author="刘军涛" w:date="2021-12-22T16:41:00Z">
            <w:rPr>
              <w:rFonts w:ascii="宋体" w:hAnsi="宋体"/>
              <w:iCs/>
            </w:rPr>
          </w:rPrChange>
        </w:rPr>
        <w:pPrChange w:id="1670" w:author="田 恒" w:date="2021-12-23T11:48:00Z">
          <w:pPr/>
        </w:pPrChange>
      </w:pPr>
      <w:del w:id="1671" w:author="刘军涛" w:date="2021-12-22T16:46:00Z">
        <w:r w:rsidRPr="00A325D7" w:rsidDel="00542EE1">
          <w:rPr>
            <w:rFonts w:cs="Times New Roman"/>
            <w:iCs/>
          </w:rPr>
          <w:tab/>
        </w:r>
      </w:del>
      <w:del w:id="1672" w:author="田 恒" w:date="2021-12-23T11:48:00Z">
        <w:r w:rsidRPr="00EC6609" w:rsidDel="009D18E6">
          <w:rPr>
            <w:rFonts w:cs="Times New Roman" w:hint="eastAsia"/>
            <w:iCs/>
            <w:rPrChange w:id="1673" w:author="刘军涛" w:date="2021-12-22T16:41:00Z">
              <w:rPr>
                <w:rFonts w:ascii="宋体" w:hAnsi="宋体" w:hint="eastAsia"/>
                <w:iCs/>
              </w:rPr>
            </w:rPrChange>
          </w:rPr>
          <w:delText>参考计算视觉的自适应直方图均衡方法</w:delText>
        </w:r>
        <w:r w:rsidR="00880CA2" w:rsidRPr="008E12DE" w:rsidDel="009D18E6">
          <w:rPr>
            <w:rFonts w:cs="Times New Roman"/>
            <w:iCs/>
            <w:vertAlign w:val="superscript"/>
            <w:rPrChange w:id="1674" w:author="刘军涛" w:date="2021-12-22T17:25:00Z">
              <w:rPr>
                <w:rFonts w:ascii="宋体" w:hAnsi="宋体"/>
                <w:iCs/>
              </w:rPr>
            </w:rPrChange>
          </w:rPr>
          <w:fldChar w:fldCharType="begin"/>
        </w:r>
        <w:r w:rsidR="00F80165" w:rsidDel="009D18E6">
          <w:rPr>
            <w:rFonts w:cs="Times New Roman"/>
            <w:iCs/>
            <w:vertAlign w:val="superscript"/>
          </w:rPr>
          <w:delInstrText xml:space="preserve"> ADDIN ZOTERO_ITEM CSL_CITATION {"citationID":"5m4gPSRO","properties":{"formattedCitation":"\\super [9]\\nosupersub{}","plainCitation":"[9]","noteIndex":0},"citationItems":[{"id":239,"uris":["http://zotero.org/users/local/Tdr7t6qq/items/LMJYWKMH"],"uri":["http://zotero.org/users/local/Tdr7t6qq/items/LMJYWKMH"],"itemData":{"id":239,"type":"article-journal","abstract":"Adaptive histogram equalization (ahe) is a contrast enhancement method designed to be broadly applicable and having demonstrated effectiveness. However, slow speed and the overenhancement of noise it produces in relatively homogeneous regions are two problems. We report algorithms designed to overcome these and other concerns. These algorithms include interpolated ahe, to speed up the method on general purpose computers; a version of interpolated ahe designed to run in a few seconds on feedback processors; a version of full ahe designed to run in under one second on custom VLSI hardware; weighted ahe, designed to improve the quality of the result by emphasizing pixels' contribution to the histogram in relation to their nearness to the result pixel; and clipped ahe, designed to overcome the problem of overenhancement of noise contrast. We conclude that clipped ahe should become a method of choice in medical imaging and probably also in other areas of digital imaging, and that clipped ahe can be made adequately fast to be routinely applied in the normal display sequence.","container-title":"Computer Vision, Graphics, and Image Processing","DOI":"10.1016/S0734-189X(87)80186-X","ISSN":"0734-189X","issue":"3","journalAbbreviation":"Computer Vision, Graphics, and Image Processing","language":"en","page":"355-368","source":"ScienceDirect","title":"Adaptive histogram equalization and its variations","volume":"39","author":[{"family":"Pizer","given":"Stephen M."},{"family":"Amburn","given":"E. Philip"},{"family":"Austin","given":"John D."},{"family":"Cromartie","given":"Robert"},{"family":"Geselowitz","given":"Ari"},{"family":"Greer","given":"Trey"},{"family":"Haar Romeny","given":"Bart","non-dropping-particle":"ter"},{"family":"Zimmerman","given":"John B."},{"family":"Zuiderveld","given":"Karel"}],"issued":{"date-parts":[["1987",9,1]]}}}],"schema":"https://github.com/citation-style-language/schema/raw/master/csl-citation.json"} </w:delInstrText>
        </w:r>
        <w:r w:rsidR="00880CA2" w:rsidRPr="008E12DE" w:rsidDel="009D18E6">
          <w:rPr>
            <w:rFonts w:cs="Times New Roman"/>
            <w:iCs/>
            <w:vertAlign w:val="superscript"/>
            <w:rPrChange w:id="1675" w:author="刘军涛" w:date="2021-12-22T17:25:00Z">
              <w:rPr>
                <w:rFonts w:ascii="宋体" w:hAnsi="宋体"/>
                <w:iCs/>
              </w:rPr>
            </w:rPrChange>
          </w:rPr>
          <w:fldChar w:fldCharType="separate"/>
        </w:r>
        <w:r w:rsidR="00F80165" w:rsidRPr="00F80165" w:rsidDel="009D18E6">
          <w:rPr>
            <w:rFonts w:cs="Times New Roman"/>
            <w:kern w:val="0"/>
            <w:szCs w:val="24"/>
            <w:vertAlign w:val="superscript"/>
          </w:rPr>
          <w:delText>[9]</w:delText>
        </w:r>
        <w:r w:rsidR="00880CA2" w:rsidRPr="008E12DE" w:rsidDel="009D18E6">
          <w:rPr>
            <w:rFonts w:cs="Times New Roman"/>
            <w:iCs/>
            <w:vertAlign w:val="superscript"/>
            <w:rPrChange w:id="1676" w:author="刘军涛" w:date="2021-12-22T17:25:00Z">
              <w:rPr>
                <w:rFonts w:ascii="宋体" w:hAnsi="宋体"/>
                <w:iCs/>
              </w:rPr>
            </w:rPrChange>
          </w:rPr>
          <w:fldChar w:fldCharType="end"/>
        </w:r>
        <w:r w:rsidRPr="00EC6609" w:rsidDel="009D18E6">
          <w:rPr>
            <w:rFonts w:cs="Times New Roman" w:hint="eastAsia"/>
            <w:iCs/>
            <w:rPrChange w:id="1677" w:author="刘军涛" w:date="2021-12-22T16:41:00Z">
              <w:rPr>
                <w:rFonts w:ascii="宋体" w:hAnsi="宋体" w:hint="eastAsia"/>
                <w:iCs/>
              </w:rPr>
            </w:rPrChange>
          </w:rPr>
          <w:delText>，对动态色度标定进行改进得到自适应动态色度标定。</w:delText>
        </w:r>
      </w:del>
    </w:p>
    <w:p w14:paraId="43D49619" w14:textId="258DE5B4" w:rsidR="00D9359F" w:rsidRPr="00EC6609" w:rsidRDefault="00D9359F">
      <w:pPr>
        <w:widowControl/>
        <w:ind w:firstLineChars="200" w:firstLine="480"/>
        <w:rPr>
          <w:rFonts w:cs="Times New Roman"/>
          <w:iCs/>
          <w:rPrChange w:id="1678" w:author="刘军涛" w:date="2021-12-22T16:41:00Z">
            <w:rPr>
              <w:rFonts w:ascii="宋体" w:hAnsi="宋体"/>
              <w:iCs/>
            </w:rPr>
          </w:rPrChange>
        </w:rPr>
        <w:pPrChange w:id="1679" w:author="刘军涛" w:date="2021-12-22T16:46:00Z">
          <w:pPr/>
        </w:pPrChange>
      </w:pPr>
      <w:del w:id="1680" w:author="田 恒" w:date="2021-12-23T17:24:00Z">
        <w:r w:rsidRPr="0024518E" w:rsidDel="00291599">
          <w:rPr>
            <w:rFonts w:ascii="MS Gothic" w:eastAsia="MS Gothic" w:hAnsi="MS Gothic" w:cs="MS Gothic"/>
            <w:iCs/>
          </w:rPr>
          <w:delText>​</w:delText>
        </w:r>
        <w:r w:rsidRPr="00EC6609" w:rsidDel="00291599">
          <w:rPr>
            <w:rFonts w:cs="Times New Roman"/>
            <w:iCs/>
            <w:rPrChange w:id="1681" w:author="刘军涛" w:date="2021-12-22T16:41:00Z">
              <w:rPr>
                <w:rFonts w:ascii="宋体" w:hAnsi="宋体"/>
                <w:iCs/>
              </w:rPr>
            </w:rPrChange>
          </w:rPr>
          <w:tab/>
        </w:r>
        <w:r w:rsidRPr="00EC6609" w:rsidDel="00291599">
          <w:rPr>
            <w:rFonts w:cs="Times New Roman"/>
            <w:iCs/>
            <w:rPrChange w:id="1682" w:author="刘军涛" w:date="2021-12-22T16:41:00Z">
              <w:rPr>
                <w:rFonts w:ascii="宋体" w:hAnsi="宋体"/>
                <w:iCs/>
              </w:rPr>
            </w:rPrChange>
          </w:rPr>
          <w:delText>自适应动态色度</w:delText>
        </w:r>
        <w:r w:rsidRPr="0024518E" w:rsidDel="00291599">
          <w:rPr>
            <w:rFonts w:cs="Times New Roman"/>
            <w:iCs/>
            <w:rPrChange w:id="1683" w:author="田 恒" w:date="2021-12-23T17:37:00Z">
              <w:rPr>
                <w:rFonts w:ascii="宋体" w:hAnsi="宋体"/>
                <w:iCs/>
              </w:rPr>
            </w:rPrChange>
          </w:rPr>
          <w:delText>标定</w:delText>
        </w:r>
      </w:del>
      <w:ins w:id="1684" w:author="田 恒" w:date="2021-12-23T17:24:00Z">
        <w:r w:rsidR="00291599" w:rsidRPr="0024518E">
          <w:rPr>
            <w:rFonts w:cs="Times New Roman" w:hint="eastAsia"/>
            <w:iCs/>
            <w:rPrChange w:id="1685" w:author="田 恒" w:date="2021-12-23T17:37:00Z">
              <w:rPr>
                <w:rFonts w:asciiTheme="minorEastAsia" w:eastAsiaTheme="minorEastAsia" w:hAnsiTheme="minorEastAsia" w:cs="Times New Roman" w:hint="eastAsia"/>
                <w:iCs/>
              </w:rPr>
            </w:rPrChange>
          </w:rPr>
          <w:t>限制步长法</w:t>
        </w:r>
      </w:ins>
      <w:r w:rsidR="0019343A" w:rsidRPr="00EC6609">
        <w:rPr>
          <w:rFonts w:cs="Times New Roman" w:hint="eastAsia"/>
          <w:iCs/>
          <w:rPrChange w:id="1686" w:author="刘军涛" w:date="2021-12-22T16:41:00Z">
            <w:rPr>
              <w:rFonts w:ascii="宋体" w:hAnsi="宋体" w:hint="eastAsia"/>
              <w:iCs/>
            </w:rPr>
          </w:rPrChange>
        </w:rPr>
        <w:t>以</w:t>
      </w:r>
      <w:r w:rsidRPr="00EC6609">
        <w:rPr>
          <w:rFonts w:cs="Times New Roman"/>
          <w:iCs/>
          <w:rPrChange w:id="1687" w:author="刘军涛" w:date="2021-12-22T16:41:00Z">
            <w:rPr>
              <w:rFonts w:ascii="宋体" w:hAnsi="宋体"/>
              <w:iCs/>
            </w:rPr>
          </w:rPrChange>
        </w:rPr>
        <w:t>每个深度点</w:t>
      </w:r>
      <m:oMath>
        <m:r>
          <w:rPr>
            <w:rFonts w:ascii="Cambria Math" w:hAnsi="Cambria Math" w:cs="Times New Roman"/>
          </w:rPr>
          <m:t>D</m:t>
        </m:r>
      </m:oMath>
      <w:r w:rsidR="0019343A" w:rsidRPr="00EC6609">
        <w:rPr>
          <w:rFonts w:cs="Times New Roman" w:hint="eastAsia"/>
          <w:rPrChange w:id="1688" w:author="刘军涛" w:date="2021-12-22T16:41:00Z">
            <w:rPr>
              <w:rFonts w:ascii="宋体" w:hAnsi="宋体" w:hint="eastAsia"/>
            </w:rPr>
          </w:rPrChange>
        </w:rPr>
        <w:t>为中心</w:t>
      </w:r>
      <w:r w:rsidRPr="00EC6609">
        <w:rPr>
          <w:rFonts w:cs="Times New Roman"/>
          <w:iCs/>
          <w:rPrChange w:id="1689" w:author="刘军涛" w:date="2021-12-22T16:41:00Z">
            <w:rPr>
              <w:rFonts w:ascii="宋体" w:hAnsi="宋体"/>
              <w:iCs/>
            </w:rPr>
          </w:rPrChange>
        </w:rPr>
        <w:t>截取</w:t>
      </w:r>
      <w:r w:rsidR="0019343A" w:rsidRPr="00EC6609">
        <w:rPr>
          <w:rFonts w:cs="Times New Roman" w:hint="eastAsia"/>
          <w:iCs/>
          <w:rPrChange w:id="1690" w:author="刘军涛" w:date="2021-12-22T16:41:00Z">
            <w:rPr>
              <w:rFonts w:ascii="宋体" w:hAnsi="宋体" w:hint="eastAsia"/>
              <w:iCs/>
            </w:rPr>
          </w:rPrChange>
        </w:rPr>
        <w:t>窗口</w:t>
      </w:r>
      <w:r w:rsidRPr="00EC6609">
        <w:rPr>
          <w:rFonts w:cs="Times New Roman"/>
          <w:iCs/>
          <w:rPrChange w:id="1691" w:author="刘军涛" w:date="2021-12-22T16:41:00Z">
            <w:rPr>
              <w:rFonts w:ascii="宋体" w:hAnsi="宋体"/>
              <w:iCs/>
            </w:rPr>
          </w:rPrChange>
        </w:rPr>
        <w:t>，</w:t>
      </w:r>
      <w:r w:rsidR="0019343A" w:rsidRPr="00EC6609">
        <w:rPr>
          <w:rFonts w:cs="Times New Roman" w:hint="eastAsia"/>
          <w:iCs/>
          <w:rPrChange w:id="1692" w:author="刘军涛" w:date="2021-12-22T16:41:00Z">
            <w:rPr>
              <w:rFonts w:ascii="宋体" w:hAnsi="宋体" w:hint="eastAsia"/>
              <w:iCs/>
            </w:rPr>
          </w:rPrChange>
        </w:rPr>
        <w:t>通过窗内数据计算得到的静态标定</w:t>
      </w:r>
      <w:r w:rsidRPr="00EC6609">
        <w:rPr>
          <w:rFonts w:cs="Times New Roman"/>
          <w:iCs/>
          <w:rPrChange w:id="1693" w:author="刘军涛" w:date="2021-12-22T16:41:00Z">
            <w:rPr>
              <w:rFonts w:ascii="宋体" w:hAnsi="宋体"/>
              <w:iCs/>
            </w:rPr>
          </w:rPrChange>
        </w:rPr>
        <w:t>映射函数只会作用于选取的深度点</w:t>
      </w:r>
      <m:oMath>
        <m:r>
          <w:rPr>
            <w:rFonts w:ascii="Cambria Math" w:hAnsi="Cambria Math" w:cs="Times New Roman"/>
          </w:rPr>
          <m:t>D</m:t>
        </m:r>
      </m:oMath>
      <w:r w:rsidRPr="00EC6609">
        <w:rPr>
          <w:rFonts w:cs="Times New Roman"/>
          <w:iCs/>
          <w:rPrChange w:id="1694" w:author="刘军涛" w:date="2021-12-22T16:41:00Z">
            <w:rPr>
              <w:rFonts w:ascii="宋体" w:hAnsi="宋体"/>
              <w:iCs/>
            </w:rPr>
          </w:rPrChange>
        </w:rPr>
        <w:t>而不是整个窗口内的数据</w:t>
      </w:r>
      <w:r w:rsidR="0019343A" w:rsidRPr="00EC6609">
        <w:rPr>
          <w:rFonts w:cs="Times New Roman" w:hint="eastAsia"/>
          <w:iCs/>
          <w:rPrChange w:id="1695" w:author="刘军涛" w:date="2021-12-22T16:41:00Z">
            <w:rPr>
              <w:rFonts w:ascii="宋体" w:hAnsi="宋体" w:hint="eastAsia"/>
              <w:iCs/>
            </w:rPr>
          </w:rPrChange>
        </w:rPr>
        <w:t>，以此实现</w:t>
      </w:r>
      <m:oMath>
        <m:r>
          <w:del w:id="1696" w:author="田 恒" w:date="2021-12-23T17:25:00Z">
            <w:rPr>
              <w:rFonts w:ascii="Cambria Math" w:hAnsi="Cambria Math" w:cs="Times New Roman" w:hint="eastAsia"/>
            </w:rPr>
            <m:t>渐变过渡法</m:t>
          </w:del>
        </m:r>
        <m:r>
          <w:ins w:id="1697" w:author="田 恒" w:date="2021-12-23T17:25:00Z">
            <w:rPr>
              <w:rFonts w:ascii="Cambria Math" w:hAnsi="Cambria Math" w:cs="Times New Roman" w:hint="eastAsia"/>
            </w:rPr>
            <m:t>S</m:t>
          </w:ins>
        </m:r>
      </m:oMath>
      <w:ins w:id="1698" w:author="田 恒" w:date="2021-12-23T17:25:00Z">
        <w:r w:rsidR="00291599">
          <w:rPr>
            <w:rFonts w:cs="Times New Roman" w:hint="eastAsia"/>
            <w:iCs/>
          </w:rPr>
          <w:t>和</w:t>
        </w:r>
      </w:ins>
      <m:oMath>
        <m:sSub>
          <m:sSubPr>
            <m:ctrlPr>
              <w:ins w:id="1699" w:author="田 恒" w:date="2021-12-23T17:25:00Z">
                <w:rPr>
                  <w:rFonts w:ascii="Cambria Math" w:hAnsi="Cambria Math" w:cs="Times New Roman"/>
                  <w:i/>
                  <w:iCs/>
                </w:rPr>
              </w:ins>
            </m:ctrlPr>
          </m:sSubPr>
          <m:e>
            <m:r>
              <w:ins w:id="1700" w:author="田 恒" w:date="2021-12-23T17:25:00Z">
                <w:rPr>
                  <w:rFonts w:ascii="Cambria Math" w:hAnsi="Cambria Math" w:cs="Times New Roman" w:hint="eastAsia"/>
                </w:rPr>
                <m:t>V</m:t>
              </w:ins>
            </m:r>
            <m:ctrlPr>
              <w:ins w:id="1701" w:author="田 恒" w:date="2021-12-23T17:25:00Z">
                <w:rPr>
                  <w:rFonts w:ascii="Cambria Math" w:hAnsi="Cambria Math" w:cs="Times New Roman" w:hint="eastAsia"/>
                  <w:i/>
                  <w:iCs/>
                </w:rPr>
              </w:ins>
            </m:ctrlPr>
          </m:e>
          <m:sub>
            <m:r>
              <w:ins w:id="1702" w:author="田 恒" w:date="2021-12-23T17:25:00Z">
                <w:rPr>
                  <w:rFonts w:ascii="Cambria Math" w:hAnsi="Cambria Math" w:cs="Times New Roman"/>
                </w:rPr>
                <m:t>offset</m:t>
              </w:ins>
            </m:r>
          </m:sub>
        </m:sSub>
      </m:oMath>
      <w:ins w:id="1703" w:author="田 恒" w:date="2021-12-23T17:25:00Z">
        <w:r w:rsidR="00B8257E">
          <w:rPr>
            <w:rFonts w:cs="Times New Roman" w:hint="eastAsia"/>
            <w:iCs/>
          </w:rPr>
          <w:t>的连续变化，处理</w:t>
        </w:r>
      </w:ins>
      <w:del w:id="1704" w:author="田 恒" w:date="2021-12-23T17:25:00Z">
        <w:r w:rsidRPr="00EC6609" w:rsidDel="00B8257E">
          <w:rPr>
            <w:rFonts w:cs="Times New Roman" w:hint="eastAsia"/>
            <w:iCs/>
            <w:rPrChange w:id="1705" w:author="刘军涛" w:date="2021-12-22T16:41:00Z">
              <w:rPr>
                <w:rFonts w:ascii="宋体" w:hAnsi="宋体" w:hint="eastAsia"/>
                <w:iCs/>
              </w:rPr>
            </w:rPrChange>
          </w:rPr>
          <w:delText>得到的</w:delText>
        </w:r>
      </w:del>
      <w:r w:rsidRPr="00EC6609">
        <w:rPr>
          <w:rFonts w:cs="Times New Roman" w:hint="eastAsia"/>
          <w:iCs/>
          <w:rPrChange w:id="1706" w:author="刘军涛" w:date="2021-12-22T16:41:00Z">
            <w:rPr>
              <w:rFonts w:ascii="宋体" w:hAnsi="宋体" w:hint="eastAsia"/>
              <w:iCs/>
            </w:rPr>
          </w:rPrChange>
        </w:rPr>
        <w:t>结果见图</w:t>
      </w:r>
      <w:del w:id="1707" w:author="田 恒" w:date="2021-12-23T22:25:00Z">
        <w:r w:rsidR="002F5890" w:rsidRPr="00EC6609" w:rsidDel="00D61C52">
          <w:rPr>
            <w:rFonts w:cs="Times New Roman" w:hint="eastAsia"/>
            <w:iCs/>
            <w:rPrChange w:id="1708" w:author="刘军涛" w:date="2021-12-22T16:41:00Z">
              <w:rPr>
                <w:rFonts w:ascii="宋体" w:hAnsi="宋体"/>
                <w:iCs/>
              </w:rPr>
            </w:rPrChange>
          </w:rPr>
          <w:delText>9</w:delText>
        </w:r>
      </w:del>
      <w:ins w:id="1709" w:author="田 恒" w:date="2021-12-23T22:30:00Z">
        <w:r w:rsidR="00A943BA">
          <w:rPr>
            <w:rFonts w:cs="Times New Roman" w:hint="eastAsia"/>
            <w:iCs/>
          </w:rPr>
          <w:t>7</w:t>
        </w:r>
      </w:ins>
      <w:r w:rsidRPr="00EC6609">
        <w:rPr>
          <w:rFonts w:cs="Times New Roman" w:hint="eastAsia"/>
          <w:iCs/>
          <w:rPrChange w:id="1710" w:author="刘军涛" w:date="2021-12-22T16:41:00Z">
            <w:rPr>
              <w:rFonts w:ascii="宋体" w:hAnsi="宋体" w:hint="eastAsia"/>
              <w:iCs/>
            </w:rPr>
          </w:rPrChange>
        </w:rPr>
        <w:t>右</w:t>
      </w:r>
      <w:r w:rsidRPr="00EC6609">
        <w:rPr>
          <w:rFonts w:cs="Times New Roman"/>
          <w:iCs/>
          <w:rPrChange w:id="1711" w:author="刘军涛" w:date="2021-12-22T16:41:00Z">
            <w:rPr>
              <w:rFonts w:ascii="宋体" w:hAnsi="宋体"/>
              <w:iCs/>
            </w:rPr>
          </w:rPrChange>
        </w:rPr>
        <w:t>1</w:t>
      </w:r>
      <w:r w:rsidRPr="00EC6609">
        <w:rPr>
          <w:rFonts w:cs="Times New Roman" w:hint="eastAsia"/>
          <w:iCs/>
          <w:rPrChange w:id="1712" w:author="刘军涛" w:date="2021-12-22T16:41:00Z">
            <w:rPr>
              <w:rFonts w:ascii="宋体" w:hAnsi="宋体" w:hint="eastAsia"/>
              <w:iCs/>
            </w:rPr>
          </w:rPrChange>
        </w:rPr>
        <w:t>。</w:t>
      </w:r>
    </w:p>
    <w:p w14:paraId="5ED81BC9" w14:textId="658C9330" w:rsidR="0051285D" w:rsidRPr="00EC6609" w:rsidRDefault="00A46B62">
      <w:pPr>
        <w:widowControl/>
        <w:ind w:firstLineChars="200" w:firstLine="480"/>
        <w:rPr>
          <w:rFonts w:cs="Times New Roman"/>
          <w:iCs/>
          <w:rPrChange w:id="1713" w:author="刘军涛" w:date="2021-12-22T16:41:00Z">
            <w:rPr>
              <w:rFonts w:ascii="宋体" w:hAnsi="宋体"/>
              <w:iCs/>
            </w:rPr>
          </w:rPrChange>
        </w:rPr>
        <w:pPrChange w:id="1714" w:author="刘军涛" w:date="2021-12-22T16:46:00Z">
          <w:pPr/>
        </w:pPrChange>
      </w:pPr>
      <w:del w:id="1715" w:author="刘军涛" w:date="2021-12-22T16:46:00Z">
        <w:r w:rsidRPr="00EC6609" w:rsidDel="00542EE1">
          <w:rPr>
            <w:rFonts w:cs="Times New Roman"/>
            <w:iCs/>
            <w:rPrChange w:id="1716" w:author="刘军涛" w:date="2021-12-22T16:41:00Z">
              <w:rPr>
                <w:rFonts w:ascii="宋体" w:hAnsi="宋体"/>
                <w:iCs/>
              </w:rPr>
            </w:rPrChange>
          </w:rPr>
          <w:tab/>
        </w:r>
      </w:del>
      <w:ins w:id="1717" w:author="田 恒" w:date="2021-12-23T17:37:00Z">
        <w:r w:rsidR="0024518E" w:rsidRPr="0024518E">
          <w:rPr>
            <w:rFonts w:cs="Times New Roman" w:hint="eastAsia"/>
            <w:iCs/>
          </w:rPr>
          <w:t>限制步长法</w:t>
        </w:r>
      </w:ins>
      <w:del w:id="1718" w:author="田 恒" w:date="2021-12-23T17:37:00Z">
        <w:r w:rsidR="0051285D" w:rsidRPr="00EC6609" w:rsidDel="0024518E">
          <w:rPr>
            <w:rFonts w:cs="Times New Roman" w:hint="eastAsia"/>
            <w:iCs/>
            <w:rPrChange w:id="1719" w:author="刘军涛" w:date="2021-12-22T16:41:00Z">
              <w:rPr>
                <w:rFonts w:ascii="宋体" w:hAnsi="宋体" w:hint="eastAsia"/>
                <w:iCs/>
              </w:rPr>
            </w:rPrChange>
          </w:rPr>
          <w:delText>自适应动态色度标定法</w:delText>
        </w:r>
      </w:del>
      <w:r w:rsidR="0051285D" w:rsidRPr="00EC6609">
        <w:rPr>
          <w:rFonts w:cs="Times New Roman" w:hint="eastAsia"/>
          <w:iCs/>
          <w:rPrChange w:id="1720" w:author="刘军涛" w:date="2021-12-22T16:41:00Z">
            <w:rPr>
              <w:rFonts w:ascii="宋体" w:hAnsi="宋体" w:hint="eastAsia"/>
              <w:iCs/>
            </w:rPr>
          </w:rPrChange>
        </w:rPr>
        <w:t>在计算机上的实现流程如图</w:t>
      </w:r>
      <w:del w:id="1721" w:author="田 恒" w:date="2021-12-23T22:24:00Z">
        <w:r w:rsidR="002F5890" w:rsidRPr="00EC6609" w:rsidDel="00D61C52">
          <w:rPr>
            <w:rFonts w:cs="Times New Roman" w:hint="eastAsia"/>
            <w:iCs/>
            <w:rPrChange w:id="1722" w:author="刘军涛" w:date="2021-12-22T16:41:00Z">
              <w:rPr>
                <w:rFonts w:ascii="宋体" w:hAnsi="宋体"/>
                <w:iCs/>
              </w:rPr>
            </w:rPrChange>
          </w:rPr>
          <w:delText>7</w:delText>
        </w:r>
      </w:del>
      <w:ins w:id="1723" w:author="田 恒" w:date="2021-12-23T22:24:00Z">
        <w:r w:rsidR="00D61C52">
          <w:rPr>
            <w:rFonts w:cs="Times New Roman" w:hint="eastAsia"/>
            <w:iCs/>
          </w:rPr>
          <w:t>5</w:t>
        </w:r>
      </w:ins>
      <w:r w:rsidR="0051285D" w:rsidRPr="00EC6609">
        <w:rPr>
          <w:rFonts w:cs="Times New Roman"/>
          <w:iCs/>
          <w:rPrChange w:id="1724" w:author="刘军涛" w:date="2021-12-22T16:41:00Z">
            <w:rPr>
              <w:rFonts w:ascii="宋体" w:hAnsi="宋体"/>
              <w:iCs/>
            </w:rPr>
          </w:rPrChange>
        </w:rPr>
        <w:t>所示，</w:t>
      </w:r>
      <w:r w:rsidR="00805DAA" w:rsidRPr="00EC6609">
        <w:rPr>
          <w:rFonts w:cs="Times New Roman" w:hint="eastAsia"/>
          <w:iCs/>
          <w:rPrChange w:id="1725" w:author="刘军涛" w:date="2021-12-22T16:41:00Z">
            <w:rPr>
              <w:rFonts w:ascii="宋体" w:hAnsi="宋体" w:hint="eastAsia"/>
              <w:iCs/>
            </w:rPr>
          </w:rPrChange>
        </w:rPr>
        <w:t>对于前段数据和尾段数据，使用以</w:t>
      </w:r>
      <m:oMath>
        <m:r>
          <w:rPr>
            <w:rFonts w:ascii="Cambria Math" w:hAnsi="Cambria Math" w:cs="Times New Roman"/>
          </w:rPr>
          <m:t>winLength</m:t>
        </m:r>
      </m:oMath>
      <w:r w:rsidR="00805DAA" w:rsidRPr="00EC6609">
        <w:rPr>
          <w:rFonts w:cs="Times New Roman"/>
          <w:iCs/>
          <w:rPrChange w:id="1726" w:author="刘军涛" w:date="2021-12-22T16:41:00Z">
            <w:rPr>
              <w:rFonts w:ascii="宋体" w:hAnsi="宋体"/>
              <w:iCs/>
            </w:rPr>
          </w:rPrChange>
        </w:rPr>
        <w:t>为窗长的静态标定结果。</w:t>
      </w:r>
      <w:r w:rsidR="0051285D" w:rsidRPr="00EC6609">
        <w:rPr>
          <w:rFonts w:cs="Times New Roman"/>
          <w:iCs/>
          <w:rPrChange w:id="1727" w:author="刘军涛" w:date="2021-12-22T16:41:00Z">
            <w:rPr>
              <w:rFonts w:ascii="宋体" w:hAnsi="宋体"/>
              <w:iCs/>
            </w:rPr>
          </w:rPrChange>
        </w:rPr>
        <w:t>开始循环体之前，首先检查窗</w:t>
      </w:r>
      <w:proofErr w:type="gramStart"/>
      <w:r w:rsidR="0051285D" w:rsidRPr="00EC6609">
        <w:rPr>
          <w:rFonts w:cs="Times New Roman"/>
          <w:iCs/>
          <w:rPrChange w:id="1728" w:author="刘军涛" w:date="2021-12-22T16:41:00Z">
            <w:rPr>
              <w:rFonts w:ascii="宋体" w:hAnsi="宋体"/>
              <w:iCs/>
            </w:rPr>
          </w:rPrChange>
        </w:rPr>
        <w:t>长是否</w:t>
      </w:r>
      <w:proofErr w:type="gramEnd"/>
      <w:r w:rsidR="0051285D" w:rsidRPr="00EC6609">
        <w:rPr>
          <w:rFonts w:cs="Times New Roman"/>
          <w:iCs/>
          <w:rPrChange w:id="1729" w:author="刘军涛" w:date="2021-12-22T16:41:00Z">
            <w:rPr>
              <w:rFonts w:ascii="宋体" w:hAnsi="宋体"/>
              <w:iCs/>
            </w:rPr>
          </w:rPrChange>
        </w:rPr>
        <w:t>超过整个井段长度，如果超过整个井段长度则直接返回静态色度标定结果</w:t>
      </w:r>
      <w:r w:rsidR="00805DAA" w:rsidRPr="00EC6609">
        <w:rPr>
          <w:rFonts w:cs="Times New Roman" w:hint="eastAsia"/>
          <w:iCs/>
          <w:rPrChange w:id="1730" w:author="刘军涛" w:date="2021-12-22T16:41:00Z">
            <w:rPr>
              <w:rFonts w:ascii="宋体" w:hAnsi="宋体" w:hint="eastAsia"/>
              <w:iCs/>
            </w:rPr>
          </w:rPrChange>
        </w:rPr>
        <w:t>，</w:t>
      </w:r>
      <w:r w:rsidR="0019343A" w:rsidRPr="00EC6609">
        <w:rPr>
          <w:rFonts w:cs="Times New Roman" w:hint="eastAsia"/>
          <w:iCs/>
          <w:rPrChange w:id="1731" w:author="刘军涛" w:date="2021-12-22T16:41:00Z">
            <w:rPr>
              <w:rFonts w:ascii="宋体" w:hAnsi="宋体" w:hint="eastAsia"/>
              <w:iCs/>
            </w:rPr>
          </w:rPrChange>
        </w:rPr>
        <w:t>否</w:t>
      </w:r>
      <w:r w:rsidR="00805DAA" w:rsidRPr="00EC6609">
        <w:rPr>
          <w:rFonts w:cs="Times New Roman" w:hint="eastAsia"/>
          <w:iCs/>
          <w:rPrChange w:id="1732" w:author="刘军涛" w:date="2021-12-22T16:41:00Z">
            <w:rPr>
              <w:rFonts w:ascii="宋体" w:hAnsi="宋体" w:hint="eastAsia"/>
              <w:iCs/>
            </w:rPr>
          </w:rPrChange>
        </w:rPr>
        <w:t>则计算前段数据后进入循环体。</w:t>
      </w:r>
    </w:p>
    <w:p w14:paraId="288F11D9" w14:textId="45E73662" w:rsidR="00A46B62" w:rsidRPr="00EC6609" w:rsidRDefault="0051285D">
      <w:pPr>
        <w:widowControl/>
        <w:ind w:firstLineChars="200" w:firstLine="480"/>
        <w:rPr>
          <w:rFonts w:cs="Times New Roman"/>
          <w:iCs/>
          <w:rPrChange w:id="1733" w:author="刘军涛" w:date="2021-12-22T16:41:00Z">
            <w:rPr>
              <w:rFonts w:ascii="宋体" w:hAnsi="宋体"/>
              <w:iCs/>
            </w:rPr>
          </w:rPrChange>
        </w:rPr>
        <w:pPrChange w:id="1734" w:author="刘军涛" w:date="2021-12-22T16:46:00Z">
          <w:pPr/>
        </w:pPrChange>
      </w:pPr>
      <w:del w:id="1735" w:author="刘军涛" w:date="2021-12-22T16:46:00Z">
        <w:r w:rsidRPr="00EC6609" w:rsidDel="00542EE1">
          <w:rPr>
            <w:rFonts w:cs="Times New Roman"/>
            <w:iCs/>
            <w:rPrChange w:id="1736" w:author="刘军涛" w:date="2021-12-22T16:41:00Z">
              <w:rPr>
                <w:rFonts w:ascii="宋体" w:hAnsi="宋体"/>
                <w:iCs/>
              </w:rPr>
            </w:rPrChange>
          </w:rPr>
          <w:tab/>
        </w:r>
      </w:del>
      <w:r w:rsidRPr="00EC6609">
        <w:rPr>
          <w:rFonts w:cs="Times New Roman"/>
          <w:iCs/>
          <w:rPrChange w:id="1737" w:author="刘军涛" w:date="2021-12-22T16:41:00Z">
            <w:rPr>
              <w:rFonts w:ascii="宋体" w:hAnsi="宋体"/>
              <w:iCs/>
            </w:rPr>
          </w:rPrChange>
        </w:rPr>
        <w:t>循环体</w:t>
      </w:r>
      <w:r w:rsidR="00805DAA" w:rsidRPr="00EC6609">
        <w:rPr>
          <w:rFonts w:cs="Times New Roman" w:hint="eastAsia"/>
          <w:iCs/>
          <w:rPrChange w:id="1738" w:author="刘军涛" w:date="2021-12-22T16:41:00Z">
            <w:rPr>
              <w:rFonts w:ascii="宋体" w:hAnsi="宋体" w:hint="eastAsia"/>
              <w:iCs/>
            </w:rPr>
          </w:rPrChange>
        </w:rPr>
        <w:t>的窗口是以</w:t>
      </w:r>
      <w:r w:rsidR="00805DAA" w:rsidRPr="00733F72">
        <w:rPr>
          <w:rFonts w:cs="Times New Roman" w:hint="eastAsia"/>
          <w:rPrChange w:id="1739" w:author="刘军涛" w:date="2021-12-22T16:44:00Z">
            <w:rPr>
              <w:rFonts w:ascii="宋体" w:hAnsi="宋体" w:hint="eastAsia"/>
              <w:iCs/>
            </w:rPr>
          </w:rPrChange>
        </w:rPr>
        <w:t>索引</w:t>
      </w:r>
      <m:oMath>
        <m:r>
          <w:rPr>
            <w:rFonts w:ascii="Cambria Math" w:hAnsi="Cambria Math" w:cs="Times New Roman"/>
          </w:rPr>
          <m:t>i</m:t>
        </m:r>
      </m:oMath>
      <w:r w:rsidR="00805DAA" w:rsidRPr="00EC6609">
        <w:rPr>
          <w:rFonts w:cs="Times New Roman" w:hint="eastAsia"/>
          <w:iCs/>
          <w:rPrChange w:id="1740" w:author="刘军涛" w:date="2021-12-22T16:41:00Z">
            <w:rPr>
              <w:rFonts w:ascii="宋体" w:hAnsi="宋体" w:hint="eastAsia"/>
              <w:iCs/>
            </w:rPr>
          </w:rPrChange>
        </w:rPr>
        <w:t>为中心来标定，</w:t>
      </w:r>
      <w:r w:rsidR="00500927" w:rsidRPr="00EC6609">
        <w:rPr>
          <w:rFonts w:cs="Times New Roman" w:hint="eastAsia"/>
          <w:iCs/>
          <w:rPrChange w:id="1741" w:author="刘军涛" w:date="2021-12-22T16:41:00Z">
            <w:rPr>
              <w:rFonts w:ascii="宋体" w:hAnsi="宋体" w:hint="eastAsia"/>
              <w:iCs/>
            </w:rPr>
          </w:rPrChange>
        </w:rPr>
        <w:t>第一个窗口仍是从</w:t>
      </w:r>
      <w:r w:rsidR="00500927" w:rsidRPr="00EC6609">
        <w:rPr>
          <w:rFonts w:cs="Times New Roman"/>
          <w:iCs/>
          <w:rPrChange w:id="1742" w:author="刘军涛" w:date="2021-12-22T16:41:00Z">
            <w:rPr>
              <w:rFonts w:ascii="宋体" w:hAnsi="宋体"/>
              <w:iCs/>
            </w:rPr>
          </w:rPrChange>
        </w:rPr>
        <w:t>0</w:t>
      </w:r>
      <w:r w:rsidR="00500927" w:rsidRPr="00EC6609">
        <w:rPr>
          <w:rFonts w:cs="Times New Roman" w:hint="eastAsia"/>
          <w:iCs/>
          <w:rPrChange w:id="1743" w:author="刘军涛" w:date="2021-12-22T16:41:00Z">
            <w:rPr>
              <w:rFonts w:ascii="宋体" w:hAnsi="宋体" w:hint="eastAsia"/>
              <w:iCs/>
            </w:rPr>
          </w:rPrChange>
        </w:rPr>
        <w:t>到</w:t>
      </w:r>
      <m:oMath>
        <m:r>
          <w:rPr>
            <w:rFonts w:ascii="Cambria Math" w:hAnsi="Cambria Math" w:cs="Times New Roman"/>
          </w:rPr>
          <m:t>winLengt</m:t>
        </m:r>
        <m:r>
          <w:rPr>
            <w:rFonts w:ascii="Cambria Math" w:eastAsia="MS Gothic" w:hAnsi="Cambria Math" w:cs="Times New Roman"/>
            <w:rPrChange w:id="1744" w:author="刘军涛" w:date="2021-12-22T16:41:00Z">
              <w:rPr>
                <w:rFonts w:ascii="MS Gothic" w:eastAsia="MS Gothic" w:hAnsi="MS Gothic" w:cs="MS Gothic"/>
              </w:rPr>
            </w:rPrChange>
          </w:rPr>
          <m:t>h</m:t>
        </m:r>
      </m:oMath>
      <w:r w:rsidRPr="00EC6609">
        <w:rPr>
          <w:rFonts w:cs="Times New Roman"/>
          <w:iCs/>
          <w:rPrChange w:id="1745" w:author="刘军涛" w:date="2021-12-22T16:41:00Z">
            <w:rPr>
              <w:rFonts w:ascii="宋体" w:hAnsi="宋体"/>
              <w:iCs/>
            </w:rPr>
          </w:rPrChange>
        </w:rPr>
        <w:t>，每次循环开始时</w:t>
      </w:r>
      <w:r w:rsidRPr="003E1F05">
        <w:rPr>
          <w:rFonts w:cs="Times New Roman"/>
          <w:szCs w:val="24"/>
          <w:rPrChange w:id="1746" w:author="刘军涛" w:date="2021-12-22T16:46:00Z">
            <w:rPr>
              <w:rFonts w:ascii="宋体" w:hAnsi="宋体"/>
              <w:iCs/>
            </w:rPr>
          </w:rPrChange>
        </w:rPr>
        <w:t>检查</w:t>
      </w:r>
      <w:r w:rsidRPr="00EC6609">
        <w:rPr>
          <w:rFonts w:cs="Times New Roman"/>
          <w:iCs/>
          <w:rPrChange w:id="1747" w:author="刘军涛" w:date="2021-12-22T16:41:00Z">
            <w:rPr>
              <w:rFonts w:ascii="宋体" w:hAnsi="宋体"/>
              <w:iCs/>
            </w:rPr>
          </w:rPrChange>
        </w:rPr>
        <w:t>窗口下边缘是否越界，若未越界则执行循环体逻辑。循环体内首先获取窗口内的方位数据，</w:t>
      </w:r>
      <w:r w:rsidR="00500927" w:rsidRPr="00EC6609">
        <w:rPr>
          <w:rFonts w:cs="Times New Roman" w:hint="eastAsia"/>
          <w:iCs/>
          <w:rPrChange w:id="1748" w:author="刘军涛" w:date="2021-12-22T16:41:00Z">
            <w:rPr>
              <w:rFonts w:ascii="宋体" w:hAnsi="宋体" w:hint="eastAsia"/>
              <w:iCs/>
            </w:rPr>
          </w:rPrChange>
        </w:rPr>
        <w:t>利用式</w:t>
      </w:r>
      <w:r w:rsidR="00805DAA" w:rsidRPr="004B29FD">
        <w:rPr>
          <w:rFonts w:cs="Times New Roman"/>
          <w:iCs/>
          <w:rPrChange w:id="1749" w:author="田 恒" w:date="2021-12-23T21:46:00Z">
            <w:rPr>
              <w:rFonts w:ascii="宋体" w:hAnsi="宋体"/>
              <w:b/>
              <w:bCs/>
              <w:iCs/>
            </w:rPr>
          </w:rPrChange>
        </w:rPr>
        <w:t>(2)</w:t>
      </w:r>
      <w:r w:rsidR="00805DAA" w:rsidRPr="00EC6609">
        <w:rPr>
          <w:rFonts w:cs="Times New Roman" w:hint="eastAsia"/>
          <w:iCs/>
          <w:rPrChange w:id="1750" w:author="刘军涛" w:date="2021-12-22T16:41:00Z">
            <w:rPr>
              <w:rFonts w:ascii="宋体" w:hAnsi="宋体" w:hint="eastAsia"/>
              <w:iCs/>
            </w:rPr>
          </w:rPrChange>
        </w:rPr>
        <w:t>和式</w:t>
      </w:r>
      <w:r w:rsidR="00805DAA" w:rsidRPr="004B29FD">
        <w:rPr>
          <w:rFonts w:cs="Times New Roman"/>
          <w:iCs/>
          <w:rPrChange w:id="1751" w:author="田 恒" w:date="2021-12-23T21:46:00Z">
            <w:rPr>
              <w:rFonts w:ascii="宋体" w:hAnsi="宋体"/>
              <w:b/>
              <w:bCs/>
              <w:iCs/>
            </w:rPr>
          </w:rPrChange>
        </w:rPr>
        <w:t>(3)</w:t>
      </w:r>
      <w:r w:rsidR="00500927" w:rsidRPr="00EC6609">
        <w:rPr>
          <w:rFonts w:cs="Times New Roman" w:hint="eastAsia"/>
          <w:iCs/>
          <w:rPrChange w:id="1752" w:author="刘军涛" w:date="2021-12-22T16:41:00Z">
            <w:rPr>
              <w:rFonts w:ascii="宋体" w:hAnsi="宋体" w:hint="eastAsia"/>
              <w:iCs/>
            </w:rPr>
          </w:rPrChange>
        </w:rPr>
        <w:t>计算刻度系数</w:t>
      </w:r>
      <w:r w:rsidR="00805DAA" w:rsidRPr="00EC6609">
        <w:rPr>
          <w:rFonts w:cs="Times New Roman" w:hint="eastAsia"/>
          <w:iCs/>
          <w:rPrChange w:id="1753" w:author="刘军涛" w:date="2021-12-22T16:41:00Z">
            <w:rPr>
              <w:rFonts w:ascii="宋体" w:hAnsi="宋体" w:hint="eastAsia"/>
              <w:iCs/>
            </w:rPr>
          </w:rPrChange>
        </w:rPr>
        <w:t>和偏移量，然后通过式</w:t>
      </w:r>
      <w:r w:rsidR="00805DAA" w:rsidRPr="004B29FD">
        <w:rPr>
          <w:rFonts w:cs="Times New Roman"/>
          <w:iCs/>
          <w:rPrChange w:id="1754" w:author="田 恒" w:date="2021-12-23T21:46:00Z">
            <w:rPr>
              <w:rFonts w:ascii="宋体" w:hAnsi="宋体"/>
              <w:b/>
              <w:bCs/>
              <w:iCs/>
            </w:rPr>
          </w:rPrChange>
        </w:rPr>
        <w:t>(1)</w:t>
      </w:r>
      <w:r w:rsidR="00805DAA" w:rsidRPr="00EC6609">
        <w:rPr>
          <w:rFonts w:cs="Times New Roman" w:hint="eastAsia"/>
          <w:iCs/>
          <w:rPrChange w:id="1755" w:author="刘军涛" w:date="2021-12-22T16:41:00Z">
            <w:rPr>
              <w:rFonts w:ascii="宋体" w:hAnsi="宋体" w:hint="eastAsia"/>
              <w:iCs/>
            </w:rPr>
          </w:rPrChange>
        </w:rPr>
        <w:t>计算第</w:t>
      </w:r>
      <m:oMath>
        <m:r>
          <w:rPr>
            <w:rFonts w:ascii="Cambria Math" w:hAnsi="Cambria Math" w:cs="Times New Roman"/>
          </w:rPr>
          <m:t>i</m:t>
        </m:r>
      </m:oMath>
      <w:proofErr w:type="gramStart"/>
      <w:r w:rsidR="00805DAA" w:rsidRPr="00EC6609">
        <w:rPr>
          <w:rFonts w:cs="Times New Roman" w:hint="eastAsia"/>
          <w:iCs/>
          <w:rPrChange w:id="1756" w:author="刘军涛" w:date="2021-12-22T16:41:00Z">
            <w:rPr>
              <w:rFonts w:ascii="宋体" w:hAnsi="宋体" w:hint="eastAsia"/>
              <w:iCs/>
            </w:rPr>
          </w:rPrChange>
        </w:rPr>
        <w:t>个</w:t>
      </w:r>
      <w:proofErr w:type="gramEnd"/>
      <w:r w:rsidR="00805DAA" w:rsidRPr="00EC6609">
        <w:rPr>
          <w:rFonts w:cs="Times New Roman" w:hint="eastAsia"/>
          <w:iCs/>
          <w:rPrChange w:id="1757" w:author="刘军涛" w:date="2021-12-22T16:41:00Z">
            <w:rPr>
              <w:rFonts w:ascii="宋体" w:hAnsi="宋体" w:hint="eastAsia"/>
              <w:iCs/>
            </w:rPr>
          </w:rPrChange>
        </w:rPr>
        <w:t>深度点的色标值，最后向后移动索引</w:t>
      </w:r>
      <w:r w:rsidRPr="00EC6609">
        <w:rPr>
          <w:rFonts w:cs="Times New Roman"/>
          <w:iCs/>
          <w:rPrChange w:id="1758" w:author="刘军涛" w:date="2021-12-22T16:41:00Z">
            <w:rPr>
              <w:rFonts w:ascii="宋体" w:hAnsi="宋体"/>
              <w:iCs/>
            </w:rPr>
          </w:rPrChange>
        </w:rPr>
        <w:t>。当窗口下边缘越界时，</w:t>
      </w:r>
      <w:r w:rsidR="00805DAA" w:rsidRPr="00EC6609">
        <w:rPr>
          <w:rFonts w:cs="Times New Roman" w:hint="eastAsia"/>
          <w:iCs/>
          <w:rPrChange w:id="1759" w:author="刘军涛" w:date="2021-12-22T16:41:00Z">
            <w:rPr>
              <w:rFonts w:ascii="宋体" w:hAnsi="宋体" w:hint="eastAsia"/>
              <w:iCs/>
            </w:rPr>
          </w:rPrChange>
        </w:rPr>
        <w:t>计算尾段数据</w:t>
      </w:r>
      <w:r w:rsidR="002B650C" w:rsidRPr="00EC6609">
        <w:rPr>
          <w:rFonts w:cs="Times New Roman" w:hint="eastAsia"/>
          <w:iCs/>
          <w:rPrChange w:id="1760" w:author="刘军涛" w:date="2021-12-22T16:41:00Z">
            <w:rPr>
              <w:rFonts w:ascii="宋体" w:hAnsi="宋体" w:hint="eastAsia"/>
              <w:iCs/>
            </w:rPr>
          </w:rPrChange>
        </w:rPr>
        <w:t>，得到整个井段的色标值</w:t>
      </w:r>
      <w:r w:rsidRPr="00EC6609">
        <w:rPr>
          <w:rFonts w:cs="Times New Roman"/>
          <w:iCs/>
          <w:rPrChange w:id="1761" w:author="刘军涛" w:date="2021-12-22T16:41:00Z">
            <w:rPr>
              <w:rFonts w:ascii="宋体" w:hAnsi="宋体"/>
              <w:iCs/>
            </w:rPr>
          </w:rPrChange>
        </w:rPr>
        <w:t>。</w:t>
      </w:r>
    </w:p>
    <w:p w14:paraId="601BDE7B" w14:textId="37C8CC3E" w:rsidR="00BA32E2" w:rsidRPr="00EC6609" w:rsidRDefault="00500927" w:rsidP="00A46B62">
      <w:pPr>
        <w:jc w:val="center"/>
        <w:rPr>
          <w:rFonts w:cs="Times New Roman"/>
          <w:iCs/>
          <w:rPrChange w:id="1762" w:author="刘军涛" w:date="2021-12-22T16:41:00Z">
            <w:rPr>
              <w:rFonts w:ascii="宋体" w:hAnsi="宋体"/>
              <w:iCs/>
            </w:rPr>
          </w:rPrChange>
        </w:rPr>
      </w:pPr>
      <w:r w:rsidRPr="00EC6609">
        <w:rPr>
          <w:rFonts w:cs="Times New Roman"/>
          <w:iCs/>
          <w:noProof/>
          <w:rPrChange w:id="1763" w:author="刘军涛" w:date="2021-12-22T16:41:00Z">
            <w:rPr>
              <w:rFonts w:ascii="宋体" w:hAnsi="宋体"/>
              <w:iCs/>
              <w:noProof/>
            </w:rPr>
          </w:rPrChange>
        </w:rPr>
        <w:lastRenderedPageBreak/>
        <w:drawing>
          <wp:inline distT="0" distB="0" distL="0" distR="0" wp14:anchorId="60CAD213" wp14:editId="2D504263">
            <wp:extent cx="5262880" cy="31483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5262880" cy="3148330"/>
                    </a:xfrm>
                    <a:prstGeom prst="rect">
                      <a:avLst/>
                    </a:prstGeom>
                    <a:noFill/>
                    <a:ln>
                      <a:noFill/>
                    </a:ln>
                  </pic:spPr>
                </pic:pic>
              </a:graphicData>
            </a:graphic>
          </wp:inline>
        </w:drawing>
      </w:r>
    </w:p>
    <w:p w14:paraId="0EA75860" w14:textId="1214EC1B" w:rsidR="00A46B62" w:rsidRPr="00EC6609" w:rsidRDefault="00A46B62" w:rsidP="00A46B62">
      <w:pPr>
        <w:jc w:val="center"/>
        <w:rPr>
          <w:rFonts w:cs="Times New Roman"/>
          <w:color w:val="333333"/>
          <w:sz w:val="20"/>
          <w:szCs w:val="20"/>
          <w:rPrChange w:id="1764" w:author="刘军涛" w:date="2021-12-22T16:41:00Z">
            <w:rPr>
              <w:rFonts w:ascii="宋体" w:hAnsi="宋体"/>
              <w:color w:val="333333"/>
              <w:sz w:val="20"/>
              <w:szCs w:val="20"/>
            </w:rPr>
          </w:rPrChange>
        </w:rPr>
      </w:pPr>
      <w:r w:rsidRPr="00EC6609">
        <w:rPr>
          <w:rFonts w:cs="Times New Roman" w:hint="eastAsia"/>
          <w:color w:val="333333"/>
          <w:sz w:val="20"/>
          <w:szCs w:val="20"/>
          <w:rPrChange w:id="1765" w:author="刘军涛" w:date="2021-12-22T16:41:00Z">
            <w:rPr>
              <w:rFonts w:ascii="宋体" w:hAnsi="宋体" w:hint="eastAsia"/>
              <w:color w:val="333333"/>
              <w:sz w:val="20"/>
              <w:szCs w:val="20"/>
            </w:rPr>
          </w:rPrChange>
        </w:rPr>
        <w:t>图</w:t>
      </w:r>
      <w:del w:id="1766" w:author="田 恒" w:date="2021-12-23T22:24:00Z">
        <w:r w:rsidRPr="00EC6609" w:rsidDel="00D61C52">
          <w:rPr>
            <w:rFonts w:cs="Times New Roman" w:hint="eastAsia"/>
            <w:color w:val="333333"/>
            <w:sz w:val="20"/>
            <w:szCs w:val="20"/>
            <w:rPrChange w:id="1767" w:author="刘军涛" w:date="2021-12-22T16:41:00Z">
              <w:rPr>
                <w:rFonts w:ascii="宋体" w:hAnsi="宋体"/>
                <w:color w:val="333333"/>
                <w:sz w:val="20"/>
                <w:szCs w:val="20"/>
              </w:rPr>
            </w:rPrChange>
          </w:rPr>
          <w:delText>7</w:delText>
        </w:r>
      </w:del>
      <w:ins w:id="1768" w:author="田 恒" w:date="2021-12-23T22:24:00Z">
        <w:r w:rsidR="00D61C52">
          <w:rPr>
            <w:rFonts w:cs="Times New Roman" w:hint="eastAsia"/>
            <w:color w:val="333333"/>
            <w:sz w:val="20"/>
            <w:szCs w:val="20"/>
          </w:rPr>
          <w:t>5</w:t>
        </w:r>
      </w:ins>
      <w:r w:rsidRPr="00EC6609">
        <w:rPr>
          <w:rFonts w:cs="Times New Roman"/>
          <w:color w:val="333333"/>
          <w:sz w:val="20"/>
          <w:szCs w:val="20"/>
          <w:rPrChange w:id="1769" w:author="刘军涛" w:date="2021-12-22T16:41:00Z">
            <w:rPr>
              <w:rFonts w:ascii="宋体" w:hAnsi="宋体"/>
              <w:color w:val="333333"/>
              <w:sz w:val="20"/>
              <w:szCs w:val="20"/>
            </w:rPr>
          </w:rPrChange>
        </w:rPr>
        <w:t xml:space="preserve"> </w:t>
      </w:r>
      <w:ins w:id="1770" w:author="田 恒" w:date="2021-12-23T20:57:00Z">
        <w:r w:rsidR="008771DA" w:rsidRPr="008771DA">
          <w:rPr>
            <w:rFonts w:cs="Times New Roman" w:hint="eastAsia"/>
            <w:color w:val="333333"/>
            <w:sz w:val="20"/>
            <w:szCs w:val="20"/>
          </w:rPr>
          <w:t>限制步长</w:t>
        </w:r>
      </w:ins>
      <w:del w:id="1771" w:author="田 恒" w:date="2021-12-23T20:57:00Z">
        <w:r w:rsidRPr="00EC6609" w:rsidDel="008771DA">
          <w:rPr>
            <w:rFonts w:cs="Times New Roman" w:hint="eastAsia"/>
            <w:color w:val="333333"/>
            <w:sz w:val="20"/>
            <w:szCs w:val="20"/>
            <w:rPrChange w:id="1772" w:author="刘军涛" w:date="2021-12-22T16:41:00Z">
              <w:rPr>
                <w:rFonts w:ascii="宋体" w:hAnsi="宋体" w:hint="eastAsia"/>
                <w:color w:val="333333"/>
                <w:sz w:val="20"/>
                <w:szCs w:val="20"/>
              </w:rPr>
            </w:rPrChange>
          </w:rPr>
          <w:delText>自适应动态色度标定</w:delText>
        </w:r>
      </w:del>
      <w:r w:rsidRPr="00EC6609">
        <w:rPr>
          <w:rFonts w:cs="Times New Roman" w:hint="eastAsia"/>
          <w:color w:val="333333"/>
          <w:sz w:val="20"/>
          <w:szCs w:val="20"/>
          <w:rPrChange w:id="1773" w:author="刘军涛" w:date="2021-12-22T16:41:00Z">
            <w:rPr>
              <w:rFonts w:ascii="宋体" w:hAnsi="宋体" w:hint="eastAsia"/>
              <w:color w:val="333333"/>
              <w:sz w:val="20"/>
              <w:szCs w:val="20"/>
            </w:rPr>
          </w:rPrChange>
        </w:rPr>
        <w:t>法流程图</w:t>
      </w:r>
    </w:p>
    <w:p w14:paraId="6585D6AA" w14:textId="2A069CC3" w:rsidR="00A46B62" w:rsidRPr="00EC6609" w:rsidRDefault="00A46B62" w:rsidP="00A46B62">
      <w:pPr>
        <w:jc w:val="center"/>
        <w:rPr>
          <w:rFonts w:cs="Times New Roman"/>
          <w:iCs/>
          <w:rPrChange w:id="1774" w:author="刘军涛" w:date="2021-12-22T16:41:00Z">
            <w:rPr>
              <w:rFonts w:ascii="宋体" w:hAnsi="宋体"/>
              <w:iCs/>
            </w:rPr>
          </w:rPrChange>
        </w:rPr>
      </w:pPr>
      <w:r w:rsidRPr="00EC6609">
        <w:rPr>
          <w:rFonts w:cs="Times New Roman" w:hint="eastAsia"/>
          <w:color w:val="333333"/>
          <w:sz w:val="20"/>
          <w:szCs w:val="20"/>
          <w:rPrChange w:id="1775" w:author="刘军涛" w:date="2021-12-22T16:41:00Z">
            <w:rPr>
              <w:rFonts w:ascii="MicrosoftYaHei" w:hAnsi="MicrosoftYaHei" w:hint="eastAsia"/>
              <w:color w:val="333333"/>
              <w:sz w:val="20"/>
              <w:szCs w:val="20"/>
            </w:rPr>
          </w:rPrChange>
        </w:rPr>
        <w:t>Fig.</w:t>
      </w:r>
      <w:del w:id="1776" w:author="田 恒" w:date="2021-12-23T22:24:00Z">
        <w:r w:rsidR="002F5890" w:rsidRPr="00EC6609" w:rsidDel="00D61C52">
          <w:rPr>
            <w:rFonts w:cs="Times New Roman" w:hint="eastAsia"/>
            <w:color w:val="333333"/>
            <w:sz w:val="20"/>
            <w:szCs w:val="20"/>
            <w:rPrChange w:id="1777" w:author="刘军涛" w:date="2021-12-22T16:41:00Z">
              <w:rPr>
                <w:rFonts w:ascii="MicrosoftYaHei" w:hAnsi="MicrosoftYaHei" w:hint="eastAsia"/>
                <w:color w:val="333333"/>
                <w:sz w:val="20"/>
                <w:szCs w:val="20"/>
              </w:rPr>
            </w:rPrChange>
          </w:rPr>
          <w:delText>7</w:delText>
        </w:r>
      </w:del>
      <w:ins w:id="1778" w:author="田 恒" w:date="2021-12-23T22:24:00Z">
        <w:r w:rsidR="00D61C52">
          <w:rPr>
            <w:rFonts w:cs="Times New Roman" w:hint="eastAsia"/>
            <w:color w:val="333333"/>
            <w:sz w:val="20"/>
            <w:szCs w:val="20"/>
          </w:rPr>
          <w:t>5</w:t>
        </w:r>
      </w:ins>
      <w:r w:rsidRPr="00EC6609">
        <w:rPr>
          <w:rFonts w:cs="Times New Roman" w:hint="eastAsia"/>
          <w:color w:val="333333"/>
          <w:sz w:val="20"/>
          <w:szCs w:val="20"/>
          <w:rPrChange w:id="1779" w:author="刘军涛" w:date="2021-12-22T16:41:00Z">
            <w:rPr>
              <w:rFonts w:ascii="MicrosoftYaHei" w:hAnsi="MicrosoftYaHei" w:hint="eastAsia"/>
              <w:color w:val="333333"/>
              <w:sz w:val="20"/>
              <w:szCs w:val="20"/>
            </w:rPr>
          </w:rPrChange>
        </w:rPr>
        <w:t xml:space="preserve"> Flow chart of adaptive dynamic chroma calibration method</w:t>
      </w:r>
    </w:p>
    <w:p w14:paraId="563105D1" w14:textId="1F6938A4" w:rsidR="00D9359F" w:rsidRPr="00EC6609" w:rsidRDefault="00127B85" w:rsidP="00D9359F">
      <w:pPr>
        <w:widowControl/>
        <w:spacing w:line="270" w:lineRule="atLeast"/>
        <w:jc w:val="left"/>
        <w:rPr>
          <w:rFonts w:cs="Times New Roman" w:hint="eastAsia"/>
          <w:b/>
          <w:bCs/>
          <w:kern w:val="0"/>
          <w:sz w:val="27"/>
          <w:szCs w:val="27"/>
          <w:rPrChange w:id="1780" w:author="刘军涛" w:date="2021-12-22T16:41:00Z">
            <w:rPr>
              <w:rFonts w:ascii="����" w:hAnsi="����" w:cs="宋体" w:hint="eastAsia"/>
              <w:b/>
              <w:bCs/>
              <w:kern w:val="0"/>
              <w:sz w:val="27"/>
              <w:szCs w:val="27"/>
            </w:rPr>
          </w:rPrChange>
        </w:rPr>
      </w:pPr>
      <w:r w:rsidRPr="00EC6609">
        <w:rPr>
          <w:rFonts w:cs="Times New Roman" w:hint="eastAsia"/>
          <w:b/>
          <w:bCs/>
          <w:kern w:val="0"/>
          <w:sz w:val="27"/>
          <w:szCs w:val="27"/>
          <w:rPrChange w:id="1781" w:author="刘军涛" w:date="2021-12-22T16:41:00Z">
            <w:rPr>
              <w:rFonts w:ascii="����" w:hAnsi="����" w:cs="宋体" w:hint="eastAsia"/>
              <w:b/>
              <w:bCs/>
              <w:kern w:val="0"/>
              <w:sz w:val="27"/>
              <w:szCs w:val="27"/>
            </w:rPr>
          </w:rPrChange>
        </w:rPr>
        <w:t>2</w:t>
      </w:r>
      <w:r w:rsidR="00D9359F" w:rsidRPr="00EC6609">
        <w:rPr>
          <w:rFonts w:cs="Times New Roman" w:hint="eastAsia"/>
          <w:b/>
          <w:bCs/>
          <w:kern w:val="0"/>
          <w:sz w:val="27"/>
          <w:szCs w:val="27"/>
          <w:rPrChange w:id="1782" w:author="刘军涛" w:date="2021-12-22T16:41:00Z">
            <w:rPr>
              <w:rFonts w:ascii="����" w:hAnsi="����" w:cs="宋体" w:hint="eastAsia"/>
              <w:b/>
              <w:bCs/>
              <w:kern w:val="0"/>
              <w:sz w:val="27"/>
              <w:szCs w:val="27"/>
            </w:rPr>
          </w:rPrChange>
        </w:rPr>
        <w:t>.</w:t>
      </w:r>
      <w:del w:id="1783" w:author="田 恒" w:date="2021-12-23T22:20:00Z">
        <w:r w:rsidR="00D9359F" w:rsidRPr="00EC6609" w:rsidDel="003064FC">
          <w:rPr>
            <w:rFonts w:cs="Times New Roman" w:hint="eastAsia"/>
            <w:b/>
            <w:bCs/>
            <w:kern w:val="0"/>
            <w:sz w:val="27"/>
            <w:szCs w:val="27"/>
            <w:rPrChange w:id="1784" w:author="刘军涛" w:date="2021-12-22T16:41:00Z">
              <w:rPr>
                <w:rFonts w:ascii="����" w:hAnsi="����" w:cs="宋体" w:hint="eastAsia"/>
                <w:b/>
                <w:bCs/>
                <w:kern w:val="0"/>
                <w:sz w:val="27"/>
                <w:szCs w:val="27"/>
              </w:rPr>
            </w:rPrChange>
          </w:rPr>
          <w:delText>3</w:delText>
        </w:r>
      </w:del>
      <w:ins w:id="1785" w:author="田 恒" w:date="2021-12-23T22:20:00Z">
        <w:r w:rsidR="003064FC">
          <w:rPr>
            <w:rFonts w:cs="Times New Roman" w:hint="eastAsia"/>
            <w:b/>
            <w:bCs/>
            <w:kern w:val="0"/>
            <w:sz w:val="27"/>
            <w:szCs w:val="27"/>
          </w:rPr>
          <w:t>2</w:t>
        </w:r>
      </w:ins>
      <w:r w:rsidR="00D9359F" w:rsidRPr="00EC6609">
        <w:rPr>
          <w:rFonts w:cs="Times New Roman" w:hint="eastAsia"/>
          <w:b/>
          <w:bCs/>
          <w:kern w:val="0"/>
          <w:sz w:val="27"/>
          <w:szCs w:val="27"/>
          <w:rPrChange w:id="1786" w:author="刘军涛" w:date="2021-12-22T16:41:00Z">
            <w:rPr>
              <w:rFonts w:ascii="����" w:hAnsi="����" w:cs="宋体" w:hint="eastAsia"/>
              <w:b/>
              <w:bCs/>
              <w:kern w:val="0"/>
              <w:sz w:val="27"/>
              <w:szCs w:val="27"/>
            </w:rPr>
          </w:rPrChange>
        </w:rPr>
        <w:t>.2</w:t>
      </w:r>
      <w:r w:rsidR="00D9359F" w:rsidRPr="00EC6609">
        <w:rPr>
          <w:rFonts w:cs="Times New Roman" w:hint="eastAsia"/>
          <w:b/>
          <w:bCs/>
          <w:kern w:val="0"/>
          <w:sz w:val="27"/>
          <w:szCs w:val="27"/>
          <w:rPrChange w:id="1787" w:author="刘军涛" w:date="2021-12-22T16:41:00Z">
            <w:rPr>
              <w:rFonts w:ascii="����" w:hAnsi="����" w:cs="宋体" w:hint="eastAsia"/>
              <w:b/>
              <w:bCs/>
              <w:kern w:val="0"/>
              <w:sz w:val="27"/>
              <w:szCs w:val="27"/>
            </w:rPr>
          </w:rPrChange>
        </w:rPr>
        <w:t>消除</w:t>
      </w:r>
      <w:ins w:id="1788" w:author="田 恒" w:date="2021-12-23T10:51:00Z">
        <w:r w:rsidR="008C77F4" w:rsidRPr="008C77F4">
          <w:rPr>
            <w:rFonts w:cs="Times New Roman" w:hint="eastAsia"/>
            <w:b/>
            <w:bCs/>
            <w:kern w:val="0"/>
            <w:sz w:val="27"/>
            <w:szCs w:val="27"/>
          </w:rPr>
          <w:t>台阶</w:t>
        </w:r>
      </w:ins>
      <w:del w:id="1789" w:author="田 恒" w:date="2021-12-23T10:51:00Z">
        <w:r w:rsidR="00D9359F" w:rsidRPr="00EC6609" w:rsidDel="008C77F4">
          <w:rPr>
            <w:rFonts w:cs="Times New Roman" w:hint="eastAsia"/>
            <w:b/>
            <w:bCs/>
            <w:kern w:val="0"/>
            <w:sz w:val="27"/>
            <w:szCs w:val="27"/>
            <w:rPrChange w:id="1790" w:author="刘军涛" w:date="2021-12-22T16:41:00Z">
              <w:rPr>
                <w:rFonts w:ascii="����" w:hAnsi="����" w:cs="宋体" w:hint="eastAsia"/>
                <w:b/>
                <w:bCs/>
                <w:kern w:val="0"/>
                <w:sz w:val="27"/>
                <w:szCs w:val="27"/>
              </w:rPr>
            </w:rPrChange>
          </w:rPr>
          <w:delText>断层</w:delText>
        </w:r>
      </w:del>
      <w:r w:rsidR="00D9359F" w:rsidRPr="00EC6609">
        <w:rPr>
          <w:rFonts w:cs="Times New Roman" w:hint="eastAsia"/>
          <w:b/>
          <w:bCs/>
          <w:kern w:val="0"/>
          <w:sz w:val="27"/>
          <w:szCs w:val="27"/>
          <w:rPrChange w:id="1791" w:author="刘军涛" w:date="2021-12-22T16:41:00Z">
            <w:rPr>
              <w:rFonts w:ascii="����" w:hAnsi="����" w:cs="宋体" w:hint="eastAsia"/>
              <w:b/>
              <w:bCs/>
              <w:kern w:val="0"/>
              <w:sz w:val="27"/>
              <w:szCs w:val="27"/>
            </w:rPr>
          </w:rPrChange>
        </w:rPr>
        <w:t>的原理</w:t>
      </w:r>
      <w:ins w:id="1792" w:author="dell" w:date="2021-12-16T17:44:00Z">
        <w:r w:rsidR="00107724" w:rsidRPr="00EC6609">
          <w:rPr>
            <w:rFonts w:cs="Times New Roman" w:hint="eastAsia"/>
            <w:b/>
            <w:bCs/>
            <w:kern w:val="0"/>
            <w:sz w:val="27"/>
            <w:szCs w:val="27"/>
            <w:rPrChange w:id="1793" w:author="刘军涛" w:date="2021-12-22T16:41:00Z">
              <w:rPr>
                <w:rFonts w:ascii="����" w:hAnsi="����" w:cs="宋体" w:hint="eastAsia"/>
                <w:b/>
                <w:bCs/>
                <w:kern w:val="0"/>
                <w:sz w:val="27"/>
                <w:szCs w:val="27"/>
              </w:rPr>
            </w:rPrChange>
          </w:rPr>
          <w:t>与效果</w:t>
        </w:r>
      </w:ins>
    </w:p>
    <w:p w14:paraId="31B905C2" w14:textId="79DE587D" w:rsidR="00D9359F" w:rsidRPr="00EC6609" w:rsidRDefault="00D9359F">
      <w:pPr>
        <w:widowControl/>
        <w:ind w:firstLineChars="200" w:firstLine="480"/>
        <w:rPr>
          <w:rFonts w:cs="Times New Roman"/>
          <w:iCs/>
          <w:rPrChange w:id="1794" w:author="刘军涛" w:date="2021-12-22T16:41:00Z">
            <w:rPr>
              <w:rFonts w:ascii="宋体" w:hAnsi="宋体"/>
              <w:iCs/>
            </w:rPr>
          </w:rPrChange>
        </w:rPr>
        <w:pPrChange w:id="1795" w:author="刘军涛" w:date="2021-12-22T16:46:00Z">
          <w:pPr/>
        </w:pPrChange>
      </w:pPr>
      <w:del w:id="1796" w:author="刘军涛" w:date="2021-12-22T16:46:00Z">
        <w:r w:rsidRPr="00A325D7" w:rsidDel="00542EE1">
          <w:rPr>
            <w:rFonts w:cs="Times New Roman"/>
            <w:iCs/>
          </w:rPr>
          <w:tab/>
        </w:r>
      </w:del>
      <w:r w:rsidRPr="00EC6609">
        <w:rPr>
          <w:rFonts w:cs="Times New Roman" w:hint="eastAsia"/>
          <w:iCs/>
          <w:rPrChange w:id="1797" w:author="刘军涛" w:date="2021-12-22T16:41:00Z">
            <w:rPr>
              <w:rFonts w:ascii="宋体" w:hAnsi="宋体" w:hint="eastAsia"/>
              <w:iCs/>
            </w:rPr>
          </w:rPrChange>
        </w:rPr>
        <w:t>利用</w:t>
      </w:r>
      <w:ins w:id="1798" w:author="田 恒" w:date="2021-12-23T17:37:00Z">
        <w:r w:rsidR="0024518E" w:rsidRPr="0024518E">
          <w:rPr>
            <w:rFonts w:cs="Times New Roman" w:hint="eastAsia"/>
            <w:iCs/>
          </w:rPr>
          <w:t>限制步长法</w:t>
        </w:r>
      </w:ins>
      <w:del w:id="1799" w:author="田 恒" w:date="2021-12-23T17:37:00Z">
        <w:r w:rsidRPr="00EC6609" w:rsidDel="0024518E">
          <w:rPr>
            <w:rFonts w:cs="Times New Roman" w:hint="eastAsia"/>
            <w:iCs/>
            <w:rPrChange w:id="1800" w:author="刘军涛" w:date="2021-12-22T16:41:00Z">
              <w:rPr>
                <w:rFonts w:ascii="宋体" w:hAnsi="宋体" w:hint="eastAsia"/>
                <w:iCs/>
              </w:rPr>
            </w:rPrChange>
          </w:rPr>
          <w:delText>自适应动态色度标定法</w:delText>
        </w:r>
      </w:del>
      <w:r w:rsidRPr="00EC6609">
        <w:rPr>
          <w:rFonts w:cs="Times New Roman" w:hint="eastAsia"/>
          <w:iCs/>
          <w:rPrChange w:id="1801" w:author="刘军涛" w:date="2021-12-22T16:41:00Z">
            <w:rPr>
              <w:rFonts w:ascii="宋体" w:hAnsi="宋体" w:hint="eastAsia"/>
              <w:iCs/>
            </w:rPr>
          </w:rPrChange>
        </w:rPr>
        <w:t>，每个深度点的刻度系数和偏移量都依赖于以自身为中心的窗长范围内的最大最小值。由于测井数据在经过平滑后是一阶连续的，因此对于作用于每个深度映射函数的参数</w:t>
      </w:r>
      <m:oMath>
        <m:r>
          <w:rPr>
            <w:rFonts w:ascii="Cambria Math" w:hAnsi="Cambria Math" w:cs="Times New Roman"/>
          </w:rPr>
          <m:t>S</m:t>
        </m:r>
      </m:oMath>
      <w:r w:rsidRPr="00EC6609">
        <w:rPr>
          <w:rFonts w:cs="Times New Roman"/>
          <w:iCs/>
          <w:rPrChange w:id="1802" w:author="刘军涛" w:date="2021-12-22T16:41:00Z">
            <w:rPr>
              <w:rFonts w:ascii="宋体" w:hAnsi="宋体"/>
              <w:iCs/>
            </w:rPr>
          </w:rPrChange>
        </w:rPr>
        <w:t>与</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offset</m:t>
            </m:r>
          </m:sub>
        </m:sSub>
      </m:oMath>
      <w:r w:rsidRPr="00EC6609">
        <w:rPr>
          <w:rFonts w:cs="Times New Roman"/>
          <w:iCs/>
          <w:rPrChange w:id="1803" w:author="刘军涛" w:date="2021-12-22T16:41:00Z">
            <w:rPr>
              <w:rFonts w:ascii="宋体" w:hAnsi="宋体"/>
              <w:iCs/>
            </w:rPr>
          </w:rPrChange>
        </w:rPr>
        <w:t>会随着深度点一阶连续</w:t>
      </w:r>
      <w:r w:rsidRPr="00EC6609">
        <w:rPr>
          <w:rFonts w:cs="Times New Roman" w:hint="eastAsia"/>
          <w:iCs/>
          <w:rPrChange w:id="1804" w:author="刘军涛" w:date="2021-12-22T16:41:00Z">
            <w:rPr>
              <w:rFonts w:ascii="宋体" w:hAnsi="宋体" w:hint="eastAsia"/>
              <w:iCs/>
            </w:rPr>
          </w:rPrChange>
        </w:rPr>
        <w:t>，如图</w:t>
      </w:r>
      <w:del w:id="1805" w:author="田 恒" w:date="2021-12-23T22:24:00Z">
        <w:r w:rsidR="002F5890" w:rsidRPr="00EC6609" w:rsidDel="00D61C52">
          <w:rPr>
            <w:rFonts w:cs="Times New Roman" w:hint="eastAsia"/>
            <w:iCs/>
            <w:rPrChange w:id="1806" w:author="刘军涛" w:date="2021-12-22T16:41:00Z">
              <w:rPr>
                <w:rFonts w:ascii="宋体" w:hAnsi="宋体"/>
                <w:iCs/>
              </w:rPr>
            </w:rPrChange>
          </w:rPr>
          <w:delText>8</w:delText>
        </w:r>
      </w:del>
      <w:ins w:id="1807" w:author="田 恒" w:date="2021-12-23T22:24:00Z">
        <w:r w:rsidR="00D61C52">
          <w:rPr>
            <w:rFonts w:cs="Times New Roman" w:hint="eastAsia"/>
            <w:iCs/>
          </w:rPr>
          <w:t>6</w:t>
        </w:r>
      </w:ins>
      <w:r w:rsidRPr="00EC6609">
        <w:rPr>
          <w:rFonts w:cs="Times New Roman" w:hint="eastAsia"/>
          <w:iCs/>
          <w:rPrChange w:id="1808" w:author="刘军涛" w:date="2021-12-22T16:41:00Z">
            <w:rPr>
              <w:rFonts w:ascii="宋体" w:hAnsi="宋体" w:hint="eastAsia"/>
              <w:iCs/>
            </w:rPr>
          </w:rPrChange>
        </w:rPr>
        <w:t>所示</w:t>
      </w:r>
      <w:r w:rsidRPr="00EC6609">
        <w:rPr>
          <w:rFonts w:cs="Times New Roman"/>
          <w:iCs/>
          <w:rPrChange w:id="1809" w:author="刘军涛" w:date="2021-12-22T16:41:00Z">
            <w:rPr>
              <w:rFonts w:ascii="宋体" w:hAnsi="宋体"/>
              <w:iCs/>
            </w:rPr>
          </w:rPrChange>
        </w:rPr>
        <w:t>，不会产生类似动态色度标定时在的突变，可以有效的消除</w:t>
      </w:r>
      <w:r w:rsidR="00A846CE" w:rsidRPr="00EC6609">
        <w:rPr>
          <w:rFonts w:cs="Times New Roman" w:hint="eastAsia"/>
          <w:iCs/>
          <w:rPrChange w:id="1810" w:author="刘军涛" w:date="2021-12-22T16:41:00Z">
            <w:rPr>
              <w:rFonts w:ascii="宋体" w:hAnsi="宋体" w:hint="eastAsia"/>
              <w:iCs/>
            </w:rPr>
          </w:rPrChange>
        </w:rPr>
        <w:t>窗口</w:t>
      </w:r>
      <w:r w:rsidRPr="00EC6609">
        <w:rPr>
          <w:rFonts w:cs="Times New Roman"/>
          <w:iCs/>
          <w:rPrChange w:id="1811" w:author="刘军涛" w:date="2021-12-22T16:41:00Z">
            <w:rPr>
              <w:rFonts w:ascii="宋体" w:hAnsi="宋体"/>
              <w:iCs/>
            </w:rPr>
          </w:rPrChange>
        </w:rPr>
        <w:t>边界的</w:t>
      </w:r>
      <w:ins w:id="1812" w:author="田 恒" w:date="2021-12-23T10:51:00Z">
        <w:r w:rsidR="008C77F4" w:rsidRPr="008C77F4">
          <w:rPr>
            <w:rFonts w:cs="Times New Roman" w:hint="eastAsia"/>
            <w:iCs/>
          </w:rPr>
          <w:t>台阶</w:t>
        </w:r>
      </w:ins>
      <w:del w:id="1813" w:author="田 恒" w:date="2021-12-23T10:51:00Z">
        <w:r w:rsidRPr="00EC6609" w:rsidDel="008C77F4">
          <w:rPr>
            <w:rFonts w:cs="Times New Roman"/>
            <w:iCs/>
            <w:rPrChange w:id="1814" w:author="刘军涛" w:date="2021-12-22T16:41:00Z">
              <w:rPr>
                <w:rFonts w:ascii="宋体" w:hAnsi="宋体"/>
                <w:iCs/>
              </w:rPr>
            </w:rPrChange>
          </w:rPr>
          <w:delText>断层</w:delText>
        </w:r>
      </w:del>
      <w:r w:rsidRPr="00EC6609">
        <w:rPr>
          <w:rFonts w:cs="Times New Roman"/>
          <w:iCs/>
          <w:rPrChange w:id="1815" w:author="刘军涛" w:date="2021-12-22T16:41:00Z">
            <w:rPr>
              <w:rFonts w:ascii="宋体" w:hAnsi="宋体"/>
              <w:iCs/>
            </w:rPr>
          </w:rPrChange>
        </w:rPr>
        <w:t>。</w:t>
      </w:r>
    </w:p>
    <w:p w14:paraId="434682D3" w14:textId="1FD9B4DB" w:rsidR="00D9359F" w:rsidRPr="00EC6609" w:rsidRDefault="003A45D3" w:rsidP="00D9359F">
      <w:pPr>
        <w:jc w:val="left"/>
        <w:rPr>
          <w:rFonts w:cs="Times New Roman"/>
          <w:color w:val="333333"/>
          <w:sz w:val="20"/>
          <w:szCs w:val="20"/>
          <w:rPrChange w:id="1816" w:author="刘军涛" w:date="2021-12-22T16:41:00Z">
            <w:rPr>
              <w:rFonts w:ascii="宋体" w:hAnsi="宋体"/>
              <w:color w:val="333333"/>
              <w:sz w:val="20"/>
              <w:szCs w:val="20"/>
            </w:rPr>
          </w:rPrChange>
        </w:rPr>
      </w:pPr>
      <w:del w:id="1817" w:author="田 恒" w:date="2021-12-23T11:57:00Z">
        <w:r w:rsidRPr="00EC6609" w:rsidDel="00EF2270">
          <w:rPr>
            <w:rFonts w:cs="Times New Roman"/>
            <w:noProof/>
            <w:color w:val="333333"/>
            <w:sz w:val="20"/>
            <w:szCs w:val="20"/>
            <w:rPrChange w:id="1818" w:author="刘军涛" w:date="2021-12-22T16:41:00Z">
              <w:rPr>
                <w:rFonts w:ascii="宋体" w:hAnsi="宋体"/>
                <w:noProof/>
                <w:color w:val="333333"/>
                <w:sz w:val="20"/>
                <w:szCs w:val="20"/>
              </w:rPr>
            </w:rPrChange>
          </w:rPr>
          <w:drawing>
            <wp:inline distT="0" distB="0" distL="0" distR="0" wp14:anchorId="7DF1FB6C" wp14:editId="4E651635">
              <wp:extent cx="5266690" cy="12865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690" cy="1286510"/>
                      </a:xfrm>
                      <a:prstGeom prst="rect">
                        <a:avLst/>
                      </a:prstGeom>
                      <a:noFill/>
                      <a:ln>
                        <a:noFill/>
                      </a:ln>
                    </pic:spPr>
                  </pic:pic>
                </a:graphicData>
              </a:graphic>
            </wp:inline>
          </w:drawing>
        </w:r>
      </w:del>
      <w:ins w:id="1819" w:author="田 恒" w:date="2021-12-23T11:57:00Z">
        <w:r w:rsidR="00EF2270">
          <w:rPr>
            <w:rFonts w:cs="Times New Roman"/>
            <w:noProof/>
            <w:color w:val="333333"/>
            <w:sz w:val="20"/>
            <w:szCs w:val="20"/>
          </w:rPr>
          <w:drawing>
            <wp:inline distT="0" distB="0" distL="0" distR="0" wp14:anchorId="1BCB4688" wp14:editId="0792A53C">
              <wp:extent cx="5264150" cy="1739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4150" cy="1739900"/>
                      </a:xfrm>
                      <a:prstGeom prst="rect">
                        <a:avLst/>
                      </a:prstGeom>
                      <a:noFill/>
                      <a:ln>
                        <a:noFill/>
                      </a:ln>
                    </pic:spPr>
                  </pic:pic>
                </a:graphicData>
              </a:graphic>
            </wp:inline>
          </w:drawing>
        </w:r>
      </w:ins>
    </w:p>
    <w:p w14:paraId="1FD0530D" w14:textId="60CE6687" w:rsidR="003A45D3" w:rsidRPr="00EC6609" w:rsidRDefault="003A45D3" w:rsidP="003A45D3">
      <w:pPr>
        <w:jc w:val="center"/>
        <w:rPr>
          <w:rFonts w:cs="Times New Roman"/>
          <w:color w:val="333333"/>
          <w:sz w:val="20"/>
          <w:szCs w:val="20"/>
          <w:rPrChange w:id="1820" w:author="刘军涛" w:date="2021-12-22T16:41:00Z">
            <w:rPr>
              <w:rFonts w:ascii="宋体" w:hAnsi="宋体"/>
              <w:color w:val="333333"/>
              <w:sz w:val="20"/>
              <w:szCs w:val="20"/>
            </w:rPr>
          </w:rPrChange>
        </w:rPr>
      </w:pPr>
      <w:r w:rsidRPr="00EC6609">
        <w:rPr>
          <w:rFonts w:cs="Times New Roman" w:hint="eastAsia"/>
          <w:color w:val="333333"/>
          <w:sz w:val="20"/>
          <w:szCs w:val="20"/>
          <w:rPrChange w:id="1821" w:author="刘军涛" w:date="2021-12-22T16:41:00Z">
            <w:rPr>
              <w:rFonts w:ascii="宋体" w:hAnsi="宋体" w:hint="eastAsia"/>
              <w:color w:val="333333"/>
              <w:sz w:val="20"/>
              <w:szCs w:val="20"/>
            </w:rPr>
          </w:rPrChange>
        </w:rPr>
        <w:t>图</w:t>
      </w:r>
      <w:del w:id="1822" w:author="田 恒" w:date="2021-12-23T22:24:00Z">
        <w:r w:rsidR="002F5890" w:rsidRPr="00EC6609" w:rsidDel="00D61C52">
          <w:rPr>
            <w:rFonts w:cs="Times New Roman" w:hint="eastAsia"/>
            <w:color w:val="333333"/>
            <w:sz w:val="20"/>
            <w:szCs w:val="20"/>
            <w:rPrChange w:id="1823" w:author="刘军涛" w:date="2021-12-22T16:41:00Z">
              <w:rPr>
                <w:rFonts w:ascii="宋体" w:hAnsi="宋体"/>
                <w:color w:val="333333"/>
                <w:sz w:val="20"/>
                <w:szCs w:val="20"/>
              </w:rPr>
            </w:rPrChange>
          </w:rPr>
          <w:delText>8</w:delText>
        </w:r>
      </w:del>
      <w:ins w:id="1824" w:author="田 恒" w:date="2021-12-23T22:24:00Z">
        <w:r w:rsidR="00D61C52">
          <w:rPr>
            <w:rFonts w:cs="Times New Roman" w:hint="eastAsia"/>
            <w:color w:val="333333"/>
            <w:sz w:val="20"/>
            <w:szCs w:val="20"/>
          </w:rPr>
          <w:t>6</w:t>
        </w:r>
      </w:ins>
      <w:r w:rsidRPr="00EC6609">
        <w:rPr>
          <w:rFonts w:cs="Times New Roman"/>
          <w:color w:val="333333"/>
          <w:sz w:val="20"/>
          <w:szCs w:val="20"/>
          <w:rPrChange w:id="1825" w:author="刘军涛" w:date="2021-12-22T16:41:00Z">
            <w:rPr>
              <w:rFonts w:ascii="宋体" w:hAnsi="宋体"/>
              <w:color w:val="333333"/>
              <w:sz w:val="20"/>
              <w:szCs w:val="20"/>
            </w:rPr>
          </w:rPrChange>
        </w:rPr>
        <w:t xml:space="preserve"> </w:t>
      </w:r>
      <w:ins w:id="1826" w:author="田 恒" w:date="2021-12-23T20:57:00Z">
        <w:r w:rsidR="008771DA" w:rsidRPr="008771DA">
          <w:rPr>
            <w:rFonts w:cs="Times New Roman" w:hint="eastAsia"/>
            <w:color w:val="333333"/>
            <w:sz w:val="20"/>
            <w:szCs w:val="20"/>
          </w:rPr>
          <w:t>限制步长法</w:t>
        </w:r>
      </w:ins>
      <w:del w:id="1827" w:author="田 恒" w:date="2021-12-23T20:57:00Z">
        <w:r w:rsidRPr="00EC6609" w:rsidDel="008771DA">
          <w:rPr>
            <w:rFonts w:cs="Times New Roman" w:hint="eastAsia"/>
            <w:color w:val="333333"/>
            <w:sz w:val="20"/>
            <w:szCs w:val="20"/>
            <w:rPrChange w:id="1828" w:author="刘军涛" w:date="2021-12-22T16:41:00Z">
              <w:rPr>
                <w:rFonts w:ascii="宋体" w:hAnsi="宋体" w:hint="eastAsia"/>
                <w:color w:val="333333"/>
                <w:sz w:val="20"/>
                <w:szCs w:val="20"/>
              </w:rPr>
            </w:rPrChange>
          </w:rPr>
          <w:delText>自适应</w:delText>
        </w:r>
        <w:r w:rsidR="000F7F43" w:rsidRPr="00EC6609" w:rsidDel="008771DA">
          <w:rPr>
            <w:rFonts w:cs="Times New Roman" w:hint="eastAsia"/>
            <w:color w:val="333333"/>
            <w:sz w:val="20"/>
            <w:szCs w:val="20"/>
            <w:rPrChange w:id="1829" w:author="刘军涛" w:date="2021-12-22T16:41:00Z">
              <w:rPr>
                <w:rFonts w:ascii="宋体" w:hAnsi="宋体" w:hint="eastAsia"/>
                <w:color w:val="333333"/>
                <w:sz w:val="20"/>
                <w:szCs w:val="20"/>
              </w:rPr>
            </w:rPrChange>
          </w:rPr>
          <w:delText>动态色度标定</w:delText>
        </w:r>
        <w:r w:rsidRPr="00EC6609" w:rsidDel="008771DA">
          <w:rPr>
            <w:rFonts w:cs="Times New Roman" w:hint="eastAsia"/>
            <w:color w:val="333333"/>
            <w:sz w:val="20"/>
            <w:szCs w:val="20"/>
            <w:rPrChange w:id="1830" w:author="刘军涛" w:date="2021-12-22T16:41:00Z">
              <w:rPr>
                <w:rFonts w:ascii="宋体" w:hAnsi="宋体" w:hint="eastAsia"/>
                <w:color w:val="333333"/>
                <w:sz w:val="20"/>
                <w:szCs w:val="20"/>
              </w:rPr>
            </w:rPrChange>
          </w:rPr>
          <w:delText>法</w:delText>
        </w:r>
      </w:del>
      <w:r w:rsidRPr="00EC6609">
        <w:rPr>
          <w:rFonts w:cs="Times New Roman" w:hint="eastAsia"/>
          <w:color w:val="333333"/>
          <w:sz w:val="20"/>
          <w:szCs w:val="20"/>
          <w:rPrChange w:id="1831" w:author="刘军涛" w:date="2021-12-22T16:41:00Z">
            <w:rPr>
              <w:rFonts w:ascii="宋体" w:hAnsi="宋体" w:hint="eastAsia"/>
              <w:color w:val="333333"/>
              <w:sz w:val="20"/>
              <w:szCs w:val="20"/>
            </w:rPr>
          </w:rPrChange>
        </w:rPr>
        <w:t>下各深度点的标定参数</w:t>
      </w:r>
    </w:p>
    <w:p w14:paraId="027F2025" w14:textId="24BE2B64" w:rsidR="003A45D3" w:rsidRPr="00EC6609" w:rsidRDefault="003A45D3" w:rsidP="003A45D3">
      <w:pPr>
        <w:jc w:val="center"/>
        <w:rPr>
          <w:rFonts w:cs="Times New Roman" w:hint="eastAsia"/>
          <w:color w:val="333333"/>
          <w:sz w:val="20"/>
          <w:szCs w:val="20"/>
          <w:rPrChange w:id="1832" w:author="刘军涛" w:date="2021-12-22T16:41:00Z">
            <w:rPr>
              <w:rFonts w:ascii="MicrosoftYaHei" w:hAnsi="MicrosoftYaHei" w:hint="eastAsia"/>
              <w:color w:val="333333"/>
              <w:sz w:val="20"/>
              <w:szCs w:val="20"/>
            </w:rPr>
          </w:rPrChange>
        </w:rPr>
      </w:pPr>
      <w:r w:rsidRPr="00EC6609">
        <w:rPr>
          <w:rFonts w:cs="Times New Roman" w:hint="eastAsia"/>
          <w:color w:val="333333"/>
          <w:sz w:val="20"/>
          <w:szCs w:val="20"/>
          <w:rPrChange w:id="1833" w:author="刘军涛" w:date="2021-12-22T16:41:00Z">
            <w:rPr>
              <w:rFonts w:ascii="MicrosoftYaHei" w:hAnsi="MicrosoftYaHei" w:hint="eastAsia"/>
              <w:color w:val="333333"/>
              <w:sz w:val="20"/>
              <w:szCs w:val="20"/>
            </w:rPr>
          </w:rPrChange>
        </w:rPr>
        <w:t>Fig.</w:t>
      </w:r>
      <w:del w:id="1834" w:author="田 恒" w:date="2021-12-23T22:24:00Z">
        <w:r w:rsidR="002F5890" w:rsidRPr="00EC6609" w:rsidDel="00D61C52">
          <w:rPr>
            <w:rFonts w:cs="Times New Roman" w:hint="eastAsia"/>
            <w:color w:val="333333"/>
            <w:sz w:val="20"/>
            <w:szCs w:val="20"/>
            <w:rPrChange w:id="1835" w:author="刘军涛" w:date="2021-12-22T16:41:00Z">
              <w:rPr>
                <w:rFonts w:ascii="MicrosoftYaHei" w:hAnsi="MicrosoftYaHei" w:hint="eastAsia"/>
                <w:color w:val="333333"/>
                <w:sz w:val="20"/>
                <w:szCs w:val="20"/>
              </w:rPr>
            </w:rPrChange>
          </w:rPr>
          <w:delText>8</w:delText>
        </w:r>
      </w:del>
      <w:ins w:id="1836" w:author="田 恒" w:date="2021-12-23T22:24:00Z">
        <w:r w:rsidR="00D61C52">
          <w:rPr>
            <w:rFonts w:cs="Times New Roman" w:hint="eastAsia"/>
            <w:color w:val="333333"/>
            <w:sz w:val="20"/>
            <w:szCs w:val="20"/>
          </w:rPr>
          <w:t>6</w:t>
        </w:r>
      </w:ins>
      <w:r w:rsidRPr="00EC6609">
        <w:rPr>
          <w:rFonts w:cs="Times New Roman" w:hint="eastAsia"/>
          <w:color w:val="333333"/>
          <w:sz w:val="20"/>
          <w:szCs w:val="20"/>
          <w:rPrChange w:id="1837" w:author="刘军涛" w:date="2021-12-22T16:41:00Z">
            <w:rPr>
              <w:rFonts w:ascii="MicrosoftYaHei" w:hAnsi="MicrosoftYaHei" w:hint="eastAsia"/>
              <w:color w:val="333333"/>
              <w:sz w:val="20"/>
              <w:szCs w:val="20"/>
            </w:rPr>
          </w:rPrChange>
        </w:rPr>
        <w:t xml:space="preserve"> Calibration parameters of each depth point under </w:t>
      </w:r>
      <w:r w:rsidR="000F7F43" w:rsidRPr="00EC6609">
        <w:rPr>
          <w:rFonts w:cs="Times New Roman" w:hint="eastAsia"/>
          <w:color w:val="333333"/>
          <w:sz w:val="20"/>
          <w:szCs w:val="20"/>
          <w:rPrChange w:id="1838" w:author="刘军涛" w:date="2021-12-22T16:41:00Z">
            <w:rPr>
              <w:rFonts w:ascii="MicrosoftYaHei" w:hAnsi="MicrosoftYaHei" w:hint="eastAsia"/>
              <w:color w:val="333333"/>
              <w:sz w:val="20"/>
              <w:szCs w:val="20"/>
            </w:rPr>
          </w:rPrChange>
        </w:rPr>
        <w:t>Adaptive dynamic chromaticity calibration</w:t>
      </w:r>
    </w:p>
    <w:p w14:paraId="58173C70" w14:textId="73E05259" w:rsidR="000B0D40" w:rsidRPr="00EC6609" w:rsidRDefault="000B0D40" w:rsidP="003A45D3">
      <w:pPr>
        <w:jc w:val="center"/>
        <w:rPr>
          <w:rFonts w:cs="Times New Roman" w:hint="eastAsia"/>
          <w:color w:val="333333"/>
          <w:sz w:val="20"/>
          <w:szCs w:val="20"/>
          <w:rPrChange w:id="1839" w:author="刘军涛" w:date="2021-12-22T16:41:00Z">
            <w:rPr>
              <w:rFonts w:ascii="MicrosoftYaHei" w:hAnsi="MicrosoftYaHei" w:hint="eastAsia"/>
              <w:color w:val="333333"/>
              <w:sz w:val="20"/>
              <w:szCs w:val="20"/>
            </w:rPr>
          </w:rPrChange>
        </w:rPr>
      </w:pPr>
      <w:del w:id="1840" w:author="田 恒" w:date="2021-12-23T17:23:00Z">
        <w:r w:rsidRPr="00EC6609" w:rsidDel="00291599">
          <w:rPr>
            <w:rFonts w:cs="Times New Roman" w:hint="eastAsia"/>
            <w:noProof/>
            <w:color w:val="333333"/>
            <w:sz w:val="20"/>
            <w:szCs w:val="20"/>
            <w:rPrChange w:id="1841" w:author="刘军涛" w:date="2021-12-22T16:41:00Z">
              <w:rPr>
                <w:rFonts w:ascii="MicrosoftYaHei" w:hAnsi="MicrosoftYaHei" w:hint="eastAsia"/>
                <w:noProof/>
                <w:color w:val="333333"/>
                <w:sz w:val="20"/>
                <w:szCs w:val="20"/>
              </w:rPr>
            </w:rPrChange>
          </w:rPr>
          <w:lastRenderedPageBreak/>
          <w:drawing>
            <wp:inline distT="0" distB="0" distL="0" distR="0" wp14:anchorId="5AFA3022" wp14:editId="7A227993">
              <wp:extent cx="5268595" cy="267271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268595" cy="2672715"/>
                      </a:xfrm>
                      <a:prstGeom prst="rect">
                        <a:avLst/>
                      </a:prstGeom>
                      <a:noFill/>
                      <a:ln>
                        <a:noFill/>
                      </a:ln>
                    </pic:spPr>
                  </pic:pic>
                </a:graphicData>
              </a:graphic>
            </wp:inline>
          </w:drawing>
        </w:r>
      </w:del>
      <w:ins w:id="1842" w:author="田 恒" w:date="2021-12-23T22:29:00Z">
        <w:r w:rsidR="00095BE5">
          <w:rPr>
            <w:rFonts w:cs="Times New Roman" w:hint="eastAsia"/>
            <w:noProof/>
            <w:color w:val="333333"/>
            <w:sz w:val="20"/>
            <w:szCs w:val="20"/>
          </w:rPr>
          <w:drawing>
            <wp:inline distT="0" distB="0" distL="0" distR="0" wp14:anchorId="6C1C459A" wp14:editId="1B9D12A0">
              <wp:extent cx="5262245" cy="34696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2245" cy="3469640"/>
                      </a:xfrm>
                      <a:prstGeom prst="rect">
                        <a:avLst/>
                      </a:prstGeom>
                      <a:noFill/>
                      <a:ln>
                        <a:noFill/>
                      </a:ln>
                    </pic:spPr>
                  </pic:pic>
                </a:graphicData>
              </a:graphic>
            </wp:inline>
          </w:drawing>
        </w:r>
      </w:ins>
    </w:p>
    <w:p w14:paraId="1E60422F" w14:textId="0426184F" w:rsidR="000B0D40" w:rsidRPr="00EC6609" w:rsidRDefault="000B0D40" w:rsidP="000B0D40">
      <w:pPr>
        <w:jc w:val="center"/>
        <w:rPr>
          <w:rFonts w:cs="Times New Roman"/>
          <w:color w:val="333333"/>
          <w:sz w:val="20"/>
          <w:szCs w:val="20"/>
          <w:rPrChange w:id="1843" w:author="刘军涛" w:date="2021-12-22T16:41:00Z">
            <w:rPr>
              <w:rFonts w:ascii="宋体" w:hAnsi="宋体"/>
              <w:color w:val="333333"/>
              <w:sz w:val="20"/>
              <w:szCs w:val="20"/>
            </w:rPr>
          </w:rPrChange>
        </w:rPr>
      </w:pPr>
      <w:r w:rsidRPr="00EC6609">
        <w:rPr>
          <w:rFonts w:cs="Times New Roman" w:hint="eastAsia"/>
          <w:color w:val="333333"/>
          <w:sz w:val="20"/>
          <w:szCs w:val="20"/>
          <w:rPrChange w:id="1844" w:author="刘军涛" w:date="2021-12-22T16:41:00Z">
            <w:rPr>
              <w:rFonts w:ascii="宋体" w:hAnsi="宋体" w:hint="eastAsia"/>
              <w:color w:val="333333"/>
              <w:sz w:val="20"/>
              <w:szCs w:val="20"/>
            </w:rPr>
          </w:rPrChange>
        </w:rPr>
        <w:t>图</w:t>
      </w:r>
      <w:del w:id="1845" w:author="田 恒" w:date="2021-12-23T22:24:00Z">
        <w:r w:rsidR="002F5890" w:rsidRPr="00EC6609" w:rsidDel="00D61C52">
          <w:rPr>
            <w:rFonts w:cs="Times New Roman" w:hint="eastAsia"/>
            <w:color w:val="333333"/>
            <w:sz w:val="20"/>
            <w:szCs w:val="20"/>
            <w:rPrChange w:id="1846" w:author="刘军涛" w:date="2021-12-22T16:41:00Z">
              <w:rPr>
                <w:rFonts w:ascii="宋体" w:hAnsi="宋体"/>
                <w:color w:val="333333"/>
                <w:sz w:val="20"/>
                <w:szCs w:val="20"/>
              </w:rPr>
            </w:rPrChange>
          </w:rPr>
          <w:delText>9</w:delText>
        </w:r>
      </w:del>
      <w:ins w:id="1847" w:author="田 恒" w:date="2021-12-23T22:24:00Z">
        <w:r w:rsidR="00D61C52">
          <w:rPr>
            <w:rFonts w:cs="Times New Roman" w:hint="eastAsia"/>
            <w:color w:val="333333"/>
            <w:sz w:val="20"/>
            <w:szCs w:val="20"/>
          </w:rPr>
          <w:t>7</w:t>
        </w:r>
      </w:ins>
      <w:r w:rsidRPr="00EC6609">
        <w:rPr>
          <w:rFonts w:cs="Times New Roman"/>
          <w:color w:val="333333"/>
          <w:sz w:val="20"/>
          <w:szCs w:val="20"/>
          <w:rPrChange w:id="1848" w:author="刘军涛" w:date="2021-12-22T16:41:00Z">
            <w:rPr>
              <w:rFonts w:ascii="宋体" w:hAnsi="宋体"/>
              <w:color w:val="333333"/>
              <w:sz w:val="20"/>
              <w:szCs w:val="20"/>
            </w:rPr>
          </w:rPrChange>
        </w:rPr>
        <w:t xml:space="preserve"> </w:t>
      </w:r>
      <w:r w:rsidRPr="00EC6609">
        <w:rPr>
          <w:rFonts w:cs="Times New Roman" w:hint="eastAsia"/>
          <w:color w:val="333333"/>
          <w:sz w:val="20"/>
          <w:szCs w:val="20"/>
          <w:rPrChange w:id="1849" w:author="刘军涛" w:date="2021-12-22T16:41:00Z">
            <w:rPr>
              <w:rFonts w:ascii="宋体" w:hAnsi="宋体" w:hint="eastAsia"/>
              <w:color w:val="333333"/>
              <w:sz w:val="20"/>
              <w:szCs w:val="20"/>
            </w:rPr>
          </w:rPrChange>
        </w:rPr>
        <w:t>动态色度标定和动态色度标定改进方法的结果</w:t>
      </w:r>
    </w:p>
    <w:p w14:paraId="598810C9" w14:textId="7AE28F2F" w:rsidR="000B0D40" w:rsidRPr="00EC6609" w:rsidRDefault="000B0D40" w:rsidP="003A45D3">
      <w:pPr>
        <w:jc w:val="center"/>
        <w:rPr>
          <w:rFonts w:cs="Times New Roman" w:hint="eastAsia"/>
          <w:color w:val="333333"/>
          <w:sz w:val="20"/>
          <w:szCs w:val="20"/>
          <w:rPrChange w:id="1850" w:author="刘军涛" w:date="2021-12-22T16:41:00Z">
            <w:rPr>
              <w:rFonts w:ascii="MicrosoftYaHei" w:hAnsi="MicrosoftYaHei" w:hint="eastAsia"/>
              <w:color w:val="333333"/>
              <w:sz w:val="20"/>
              <w:szCs w:val="20"/>
            </w:rPr>
          </w:rPrChange>
        </w:rPr>
      </w:pPr>
      <w:r w:rsidRPr="00EC6609">
        <w:rPr>
          <w:rFonts w:cs="Times New Roman" w:hint="eastAsia"/>
          <w:color w:val="333333"/>
          <w:sz w:val="20"/>
          <w:szCs w:val="20"/>
          <w:rPrChange w:id="1851" w:author="刘军涛" w:date="2021-12-22T16:41:00Z">
            <w:rPr>
              <w:rFonts w:ascii="MicrosoftYaHei" w:hAnsi="MicrosoftYaHei" w:hint="eastAsia"/>
              <w:color w:val="333333"/>
              <w:sz w:val="20"/>
              <w:szCs w:val="20"/>
            </w:rPr>
          </w:rPrChange>
        </w:rPr>
        <w:t>Fig.</w:t>
      </w:r>
      <w:ins w:id="1852" w:author="田 恒" w:date="2021-12-23T22:24:00Z">
        <w:r w:rsidR="00D61C52">
          <w:rPr>
            <w:rFonts w:cs="Times New Roman" w:hint="eastAsia"/>
            <w:color w:val="333333"/>
            <w:sz w:val="20"/>
            <w:szCs w:val="20"/>
          </w:rPr>
          <w:t>7</w:t>
        </w:r>
      </w:ins>
      <w:del w:id="1853" w:author="田 恒" w:date="2021-12-23T22:24:00Z">
        <w:r w:rsidR="002F5890" w:rsidRPr="00EC6609" w:rsidDel="00D61C52">
          <w:rPr>
            <w:rFonts w:cs="Times New Roman" w:hint="eastAsia"/>
            <w:color w:val="333333"/>
            <w:sz w:val="20"/>
            <w:szCs w:val="20"/>
            <w:rPrChange w:id="1854" w:author="刘军涛" w:date="2021-12-22T16:41:00Z">
              <w:rPr>
                <w:rFonts w:ascii="MicrosoftYaHei" w:hAnsi="MicrosoftYaHei" w:hint="eastAsia"/>
                <w:color w:val="333333"/>
                <w:sz w:val="20"/>
                <w:szCs w:val="20"/>
              </w:rPr>
            </w:rPrChange>
          </w:rPr>
          <w:delText>9</w:delText>
        </w:r>
      </w:del>
      <w:r w:rsidRPr="00EC6609">
        <w:rPr>
          <w:rFonts w:cs="Times New Roman" w:hint="eastAsia"/>
          <w:color w:val="333333"/>
          <w:sz w:val="20"/>
          <w:szCs w:val="20"/>
          <w:rPrChange w:id="1855" w:author="刘军涛" w:date="2021-12-22T16:41:00Z">
            <w:rPr>
              <w:rFonts w:ascii="MicrosoftYaHei" w:hAnsi="MicrosoftYaHei" w:hint="eastAsia"/>
              <w:color w:val="333333"/>
              <w:sz w:val="20"/>
              <w:szCs w:val="20"/>
            </w:rPr>
          </w:rPrChange>
        </w:rPr>
        <w:t xml:space="preserve"> Result of dynamic chromaticity calibration and the improved method of dynamic chromaticity </w:t>
      </w:r>
      <w:commentRangeStart w:id="1856"/>
      <w:r w:rsidRPr="00EC6609">
        <w:rPr>
          <w:rFonts w:cs="Times New Roman" w:hint="eastAsia"/>
          <w:color w:val="333333"/>
          <w:sz w:val="20"/>
          <w:szCs w:val="20"/>
          <w:rPrChange w:id="1857" w:author="刘军涛" w:date="2021-12-22T16:41:00Z">
            <w:rPr>
              <w:rFonts w:ascii="MicrosoftYaHei" w:hAnsi="MicrosoftYaHei" w:hint="eastAsia"/>
              <w:color w:val="333333"/>
              <w:sz w:val="20"/>
              <w:szCs w:val="20"/>
            </w:rPr>
          </w:rPrChange>
        </w:rPr>
        <w:t>calibration</w:t>
      </w:r>
      <w:commentRangeEnd w:id="1856"/>
      <w:r w:rsidR="003843B9">
        <w:rPr>
          <w:rStyle w:val="ac"/>
        </w:rPr>
        <w:commentReference w:id="1856"/>
      </w:r>
    </w:p>
    <w:p w14:paraId="0A18A7CA" w14:textId="25D15CA6" w:rsidR="00AE0A6F" w:rsidRPr="00EC6609" w:rsidRDefault="00127B85">
      <w:pPr>
        <w:pStyle w:val="1"/>
        <w:spacing w:before="156" w:after="156"/>
        <w:rPr>
          <w:rFonts w:hint="eastAsia"/>
          <w:bCs w:val="0"/>
          <w:rPrChange w:id="1858" w:author="刘军涛" w:date="2021-12-22T16:41:00Z">
            <w:rPr>
              <w:rFonts w:ascii="����" w:hAnsi="����" w:cs="宋体" w:hint="eastAsia"/>
              <w:b/>
              <w:bCs/>
              <w:kern w:val="0"/>
              <w:sz w:val="27"/>
              <w:szCs w:val="27"/>
            </w:rPr>
          </w:rPrChange>
        </w:rPr>
        <w:pPrChange w:id="1859" w:author="刘军涛" w:date="2021-12-22T16:46:00Z">
          <w:pPr>
            <w:widowControl/>
            <w:spacing w:line="270" w:lineRule="atLeast"/>
            <w:jc w:val="left"/>
          </w:pPr>
        </w:pPrChange>
      </w:pPr>
      <w:r w:rsidRPr="00EC6609">
        <w:rPr>
          <w:rFonts w:hint="eastAsia"/>
          <w:rPrChange w:id="1860" w:author="刘军涛" w:date="2021-12-22T16:41:00Z">
            <w:rPr>
              <w:rFonts w:ascii="����" w:hAnsi="����" w:cs="宋体" w:hint="eastAsia"/>
              <w:b/>
              <w:kern w:val="0"/>
              <w:sz w:val="27"/>
              <w:szCs w:val="27"/>
            </w:rPr>
          </w:rPrChange>
        </w:rPr>
        <w:t>3</w:t>
      </w:r>
      <w:ins w:id="1861" w:author="刘军涛" w:date="2021-12-22T16:46:00Z">
        <w:r w:rsidR="0007323A">
          <w:t xml:space="preserve"> </w:t>
        </w:r>
      </w:ins>
      <w:del w:id="1862" w:author="刘军涛" w:date="2021-12-22T16:46:00Z">
        <w:r w:rsidR="00AE0A6F" w:rsidRPr="00EC6609" w:rsidDel="0007323A">
          <w:rPr>
            <w:rFonts w:hint="eastAsia"/>
            <w:rPrChange w:id="1863" w:author="刘军涛" w:date="2021-12-22T16:41:00Z">
              <w:rPr>
                <w:rFonts w:ascii="����" w:hAnsi="����" w:cs="宋体" w:hint="eastAsia"/>
                <w:b/>
                <w:kern w:val="0"/>
                <w:sz w:val="27"/>
                <w:szCs w:val="27"/>
              </w:rPr>
            </w:rPrChange>
          </w:rPr>
          <w:delText> </w:delText>
        </w:r>
      </w:del>
      <w:r w:rsidR="00AE0A6F" w:rsidRPr="00EC6609">
        <w:rPr>
          <w:rFonts w:hint="eastAsia"/>
          <w:rPrChange w:id="1864" w:author="刘军涛" w:date="2021-12-22T16:41:00Z">
            <w:rPr>
              <w:rFonts w:ascii="����" w:hAnsi="����" w:cs="宋体" w:hint="eastAsia"/>
              <w:b/>
              <w:kern w:val="0"/>
              <w:sz w:val="27"/>
              <w:szCs w:val="27"/>
            </w:rPr>
          </w:rPrChange>
        </w:rPr>
        <w:t>总结</w:t>
      </w:r>
    </w:p>
    <w:p w14:paraId="3DD7EC4F" w14:textId="4207BDD4" w:rsidR="008771DA" w:rsidRDefault="00B047DB" w:rsidP="008771DA">
      <w:pPr>
        <w:widowControl/>
        <w:ind w:firstLineChars="200" w:firstLine="480"/>
        <w:rPr>
          <w:ins w:id="1865" w:author="田 恒" w:date="2021-12-23T20:55:00Z"/>
          <w:rFonts w:cs="Times New Roman"/>
          <w:szCs w:val="24"/>
        </w:rPr>
      </w:pPr>
      <w:del w:id="1866" w:author="刘军涛" w:date="2021-12-22T16:46:00Z">
        <w:r w:rsidRPr="003E1F05" w:rsidDel="0007323A">
          <w:rPr>
            <w:rFonts w:cs="Times New Roman"/>
            <w:szCs w:val="24"/>
            <w:rPrChange w:id="1867" w:author="刘军涛" w:date="2021-12-22T16:46:00Z">
              <w:rPr>
                <w:rFonts w:ascii="宋体" w:hAnsi="宋体"/>
                <w:color w:val="333333"/>
                <w:sz w:val="20"/>
                <w:szCs w:val="20"/>
              </w:rPr>
            </w:rPrChange>
          </w:rPr>
          <w:tab/>
        </w:r>
      </w:del>
      <w:r w:rsidR="001056DC" w:rsidRPr="003E1F05">
        <w:rPr>
          <w:rFonts w:cs="Times New Roman" w:hint="eastAsia"/>
          <w:szCs w:val="24"/>
          <w:rPrChange w:id="1868" w:author="刘军涛" w:date="2021-12-22T16:46:00Z">
            <w:rPr>
              <w:rFonts w:ascii="宋体" w:hAnsi="宋体" w:hint="eastAsia"/>
              <w:color w:val="333333"/>
              <w:sz w:val="20"/>
              <w:szCs w:val="20"/>
            </w:rPr>
          </w:rPrChange>
        </w:rPr>
        <w:t>本文提出了</w:t>
      </w:r>
      <w:del w:id="1869" w:author="田 恒" w:date="2021-12-23T22:20:00Z">
        <w:r w:rsidR="001056DC" w:rsidRPr="003E1F05" w:rsidDel="003064FC">
          <w:rPr>
            <w:rFonts w:cs="Times New Roman" w:hint="eastAsia"/>
            <w:szCs w:val="24"/>
            <w:rPrChange w:id="1870" w:author="刘军涛" w:date="2021-12-22T16:46:00Z">
              <w:rPr>
                <w:rFonts w:ascii="宋体" w:hAnsi="宋体" w:hint="eastAsia"/>
                <w:color w:val="333333"/>
                <w:sz w:val="20"/>
                <w:szCs w:val="20"/>
              </w:rPr>
            </w:rPrChange>
          </w:rPr>
          <w:delText>三</w:delText>
        </w:r>
      </w:del>
      <w:ins w:id="1871" w:author="田 恒" w:date="2021-12-23T22:20:00Z">
        <w:r w:rsidR="003064FC">
          <w:rPr>
            <w:rFonts w:cs="Times New Roman" w:hint="eastAsia"/>
            <w:szCs w:val="24"/>
          </w:rPr>
          <w:t>两</w:t>
        </w:r>
      </w:ins>
      <w:r w:rsidR="001056DC" w:rsidRPr="003E1F05">
        <w:rPr>
          <w:rFonts w:cs="Times New Roman" w:hint="eastAsia"/>
          <w:szCs w:val="24"/>
          <w:rPrChange w:id="1872" w:author="刘军涛" w:date="2021-12-22T16:46:00Z">
            <w:rPr>
              <w:rFonts w:ascii="宋体" w:hAnsi="宋体" w:hint="eastAsia"/>
              <w:color w:val="333333"/>
              <w:sz w:val="20"/>
              <w:szCs w:val="20"/>
            </w:rPr>
          </w:rPrChange>
        </w:rPr>
        <w:t>种对动态色度标定的改进方法，有效的消除了经典色度标定方法在窗口边缘由于标定参数不连续而导致的</w:t>
      </w:r>
      <w:ins w:id="1873" w:author="田 恒" w:date="2021-12-23T10:51:00Z">
        <w:r w:rsidR="008C77F4" w:rsidRPr="008C77F4">
          <w:rPr>
            <w:rFonts w:cs="Times New Roman" w:hint="eastAsia"/>
            <w:szCs w:val="24"/>
          </w:rPr>
          <w:t>台阶</w:t>
        </w:r>
      </w:ins>
      <w:del w:id="1874" w:author="田 恒" w:date="2021-12-23T10:51:00Z">
        <w:r w:rsidR="001056DC" w:rsidRPr="003E1F05" w:rsidDel="008C77F4">
          <w:rPr>
            <w:rFonts w:cs="Times New Roman" w:hint="eastAsia"/>
            <w:szCs w:val="24"/>
            <w:rPrChange w:id="1875" w:author="刘军涛" w:date="2021-12-22T16:46:00Z">
              <w:rPr>
                <w:rFonts w:ascii="宋体" w:hAnsi="宋体" w:hint="eastAsia"/>
                <w:color w:val="333333"/>
                <w:sz w:val="20"/>
                <w:szCs w:val="20"/>
              </w:rPr>
            </w:rPrChange>
          </w:rPr>
          <w:delText>断层</w:delText>
        </w:r>
      </w:del>
      <w:r w:rsidR="001056DC" w:rsidRPr="003E1F05">
        <w:rPr>
          <w:rFonts w:cs="Times New Roman" w:hint="eastAsia"/>
          <w:szCs w:val="24"/>
          <w:rPrChange w:id="1876" w:author="刘军涛" w:date="2021-12-22T16:46:00Z">
            <w:rPr>
              <w:rFonts w:ascii="宋体" w:hAnsi="宋体" w:hint="eastAsia"/>
              <w:color w:val="333333"/>
              <w:sz w:val="20"/>
              <w:szCs w:val="20"/>
            </w:rPr>
          </w:rPrChange>
        </w:rPr>
        <w:t>现象。</w:t>
      </w:r>
    </w:p>
    <w:p w14:paraId="4DD2E7F0" w14:textId="3EA477B8" w:rsidR="008771DA" w:rsidRDefault="00095BE5" w:rsidP="00095BE5">
      <w:pPr>
        <w:widowControl/>
        <w:jc w:val="center"/>
        <w:rPr>
          <w:ins w:id="1877" w:author="田 恒" w:date="2021-12-23T20:56:00Z"/>
          <w:rFonts w:cs="Times New Roman"/>
          <w:szCs w:val="24"/>
        </w:rPr>
        <w:pPrChange w:id="1878" w:author="田 恒" w:date="2021-12-23T22:29:00Z">
          <w:pPr>
            <w:widowControl/>
          </w:pPr>
        </w:pPrChange>
      </w:pPr>
      <w:ins w:id="1879" w:author="田 恒" w:date="2021-12-23T22:29:00Z">
        <w:r>
          <w:rPr>
            <w:rFonts w:cs="Times New Roman"/>
            <w:noProof/>
            <w:szCs w:val="24"/>
          </w:rPr>
          <w:drawing>
            <wp:inline distT="0" distB="0" distL="0" distR="0" wp14:anchorId="3206F1EF" wp14:editId="58B1F8D9">
              <wp:extent cx="5266690" cy="26758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6690" cy="2675890"/>
                      </a:xfrm>
                      <a:prstGeom prst="rect">
                        <a:avLst/>
                      </a:prstGeom>
                      <a:noFill/>
                      <a:ln>
                        <a:noFill/>
                      </a:ln>
                    </pic:spPr>
                  </pic:pic>
                </a:graphicData>
              </a:graphic>
            </wp:inline>
          </w:drawing>
        </w:r>
      </w:ins>
    </w:p>
    <w:p w14:paraId="4E27C74D" w14:textId="3B5E1654" w:rsidR="008771DA" w:rsidRPr="008771DA" w:rsidRDefault="008771DA" w:rsidP="008771DA">
      <w:pPr>
        <w:jc w:val="center"/>
        <w:rPr>
          <w:ins w:id="1880" w:author="田 恒" w:date="2021-12-23T20:56:00Z"/>
          <w:rFonts w:cs="Times New Roman"/>
          <w:color w:val="333333"/>
          <w:sz w:val="20"/>
          <w:szCs w:val="20"/>
        </w:rPr>
      </w:pPr>
      <w:ins w:id="1881" w:author="田 恒" w:date="2021-12-23T20:56:00Z">
        <w:r w:rsidRPr="008771DA">
          <w:rPr>
            <w:rFonts w:cs="Times New Roman" w:hint="eastAsia"/>
            <w:color w:val="333333"/>
            <w:sz w:val="20"/>
            <w:szCs w:val="20"/>
          </w:rPr>
          <w:t>图</w:t>
        </w:r>
      </w:ins>
      <w:ins w:id="1882" w:author="田 恒" w:date="2021-12-23T22:24:00Z">
        <w:r w:rsidR="00D61C52">
          <w:rPr>
            <w:rFonts w:cs="Times New Roman" w:hint="eastAsia"/>
            <w:color w:val="333333"/>
            <w:sz w:val="20"/>
            <w:szCs w:val="20"/>
          </w:rPr>
          <w:t>8</w:t>
        </w:r>
      </w:ins>
      <w:ins w:id="1883" w:author="田 恒" w:date="2021-12-23T20:56:00Z">
        <w:r w:rsidRPr="008771DA">
          <w:rPr>
            <w:rFonts w:cs="Times New Roman"/>
            <w:color w:val="333333"/>
            <w:sz w:val="20"/>
            <w:szCs w:val="20"/>
          </w:rPr>
          <w:t xml:space="preserve"> </w:t>
        </w:r>
      </w:ins>
      <w:ins w:id="1884" w:author="田 恒" w:date="2021-12-23T20:58:00Z">
        <w:r>
          <w:rPr>
            <w:rFonts w:cs="Times New Roman" w:hint="eastAsia"/>
            <w:color w:val="333333"/>
            <w:sz w:val="20"/>
            <w:szCs w:val="20"/>
          </w:rPr>
          <w:t>窗口边缘</w:t>
        </w:r>
      </w:ins>
      <w:ins w:id="1885" w:author="田 恒" w:date="2021-12-23T20:56:00Z">
        <w:r>
          <w:rPr>
            <w:rFonts w:cs="Times New Roman" w:hint="eastAsia"/>
            <w:color w:val="333333"/>
            <w:sz w:val="20"/>
            <w:szCs w:val="20"/>
          </w:rPr>
          <w:t>台阶</w:t>
        </w:r>
        <w:proofErr w:type="gramStart"/>
        <w:r>
          <w:rPr>
            <w:rFonts w:cs="Times New Roman" w:hint="eastAsia"/>
            <w:color w:val="333333"/>
            <w:sz w:val="20"/>
            <w:szCs w:val="20"/>
          </w:rPr>
          <w:t>处</w:t>
        </w:r>
      </w:ins>
      <w:ins w:id="1886" w:author="田 恒" w:date="2021-12-23T20:57:00Z">
        <w:r>
          <w:rPr>
            <w:rFonts w:cs="Times New Roman" w:hint="eastAsia"/>
            <w:color w:val="333333"/>
            <w:sz w:val="20"/>
            <w:szCs w:val="20"/>
          </w:rPr>
          <w:t>各方法</w:t>
        </w:r>
        <w:proofErr w:type="gramEnd"/>
        <w:r>
          <w:rPr>
            <w:rFonts w:cs="Times New Roman" w:hint="eastAsia"/>
            <w:color w:val="333333"/>
            <w:sz w:val="20"/>
            <w:szCs w:val="20"/>
          </w:rPr>
          <w:t>的连续性</w:t>
        </w:r>
      </w:ins>
    </w:p>
    <w:p w14:paraId="1BEC62BA" w14:textId="0C3E271E" w:rsidR="008771DA" w:rsidRPr="00A24A1F" w:rsidRDefault="008771DA">
      <w:pPr>
        <w:jc w:val="center"/>
        <w:rPr>
          <w:rFonts w:cs="Times New Roman"/>
          <w:color w:val="333333"/>
          <w:sz w:val="20"/>
          <w:szCs w:val="20"/>
          <w:rPrChange w:id="1887" w:author="田 恒" w:date="2021-12-23T20:59:00Z">
            <w:rPr>
              <w:rFonts w:ascii="宋体" w:hAnsi="宋体"/>
              <w:color w:val="333333"/>
              <w:sz w:val="20"/>
              <w:szCs w:val="20"/>
            </w:rPr>
          </w:rPrChange>
        </w:rPr>
        <w:pPrChange w:id="1888" w:author="田 恒" w:date="2021-12-23T20:59:00Z">
          <w:pPr>
            <w:jc w:val="left"/>
          </w:pPr>
        </w:pPrChange>
      </w:pPr>
      <w:ins w:id="1889" w:author="田 恒" w:date="2021-12-23T20:56:00Z">
        <w:r w:rsidRPr="008771DA">
          <w:rPr>
            <w:rFonts w:cs="Times New Roman" w:hint="eastAsia"/>
            <w:color w:val="333333"/>
            <w:sz w:val="20"/>
            <w:szCs w:val="20"/>
          </w:rPr>
          <w:lastRenderedPageBreak/>
          <w:t>Fig.</w:t>
        </w:r>
      </w:ins>
      <w:ins w:id="1890" w:author="田 恒" w:date="2021-12-23T22:25:00Z">
        <w:r w:rsidR="00D61C52">
          <w:rPr>
            <w:rFonts w:cs="Times New Roman" w:hint="eastAsia"/>
            <w:color w:val="333333"/>
            <w:sz w:val="20"/>
            <w:szCs w:val="20"/>
          </w:rPr>
          <w:t>8</w:t>
        </w:r>
      </w:ins>
      <w:ins w:id="1891" w:author="田 恒" w:date="2021-12-23T20:56:00Z">
        <w:r w:rsidRPr="008771DA">
          <w:rPr>
            <w:rFonts w:cs="Times New Roman" w:hint="eastAsia"/>
            <w:color w:val="333333"/>
            <w:sz w:val="20"/>
            <w:szCs w:val="20"/>
          </w:rPr>
          <w:t xml:space="preserve"> </w:t>
        </w:r>
      </w:ins>
      <w:ins w:id="1892" w:author="田 恒" w:date="2021-12-23T20:58:00Z">
        <w:r w:rsidRPr="008771DA">
          <w:rPr>
            <w:rFonts w:cs="Times New Roman"/>
            <w:color w:val="333333"/>
            <w:sz w:val="20"/>
            <w:szCs w:val="20"/>
          </w:rPr>
          <w:t>The continuity of each method at the step of window edge</w:t>
        </w:r>
      </w:ins>
    </w:p>
    <w:p w14:paraId="55511342" w14:textId="09C88859" w:rsidR="00A24A1F" w:rsidRDefault="003064FC">
      <w:pPr>
        <w:widowControl/>
        <w:ind w:firstLineChars="200" w:firstLine="480"/>
        <w:rPr>
          <w:ins w:id="1893" w:author="田 恒" w:date="2021-12-23T20:59:00Z"/>
          <w:rFonts w:cs="Times New Roman"/>
          <w:szCs w:val="24"/>
        </w:rPr>
      </w:pPr>
      <w:ins w:id="1894" w:author="田 恒" w:date="2021-12-23T22:20:00Z">
        <w:r>
          <w:rPr>
            <w:rFonts w:cs="Times New Roman" w:hint="eastAsia"/>
            <w:szCs w:val="24"/>
          </w:rPr>
          <w:t>两</w:t>
        </w:r>
      </w:ins>
      <w:ins w:id="1895" w:author="田 恒" w:date="2021-12-23T20:59:00Z">
        <w:r w:rsidR="00A24A1F">
          <w:rPr>
            <w:rFonts w:cs="Times New Roman" w:hint="eastAsia"/>
            <w:szCs w:val="24"/>
          </w:rPr>
          <w:t>种方法在</w:t>
        </w:r>
      </w:ins>
      <w:ins w:id="1896" w:author="田 恒" w:date="2021-12-23T21:00:00Z">
        <w:r w:rsidR="00A24A1F">
          <w:rPr>
            <w:rFonts w:cs="Times New Roman" w:hint="eastAsia"/>
            <w:szCs w:val="24"/>
          </w:rPr>
          <w:t>窗口边缘的连续性如图</w:t>
        </w:r>
      </w:ins>
      <w:ins w:id="1897" w:author="田 恒" w:date="2021-12-23T22:25:00Z">
        <w:r w:rsidR="00D61C52">
          <w:rPr>
            <w:rFonts w:cs="Times New Roman" w:hint="eastAsia"/>
            <w:szCs w:val="24"/>
          </w:rPr>
          <w:t>8</w:t>
        </w:r>
      </w:ins>
      <w:ins w:id="1898" w:author="田 恒" w:date="2021-12-23T21:00:00Z">
        <w:r w:rsidR="00A24A1F">
          <w:rPr>
            <w:rFonts w:cs="Times New Roman" w:hint="eastAsia"/>
            <w:szCs w:val="24"/>
          </w:rPr>
          <w:t>所示，左</w:t>
        </w:r>
        <w:r w:rsidR="00A24A1F">
          <w:rPr>
            <w:rFonts w:cs="Times New Roman" w:hint="eastAsia"/>
            <w:szCs w:val="24"/>
          </w:rPr>
          <w:t>1</w:t>
        </w:r>
        <w:r w:rsidR="00A24A1F">
          <w:rPr>
            <w:rFonts w:cs="Times New Roman" w:hint="eastAsia"/>
            <w:szCs w:val="24"/>
          </w:rPr>
          <w:t>为经典动态色度标定结果，可以看出窗口边缘</w:t>
        </w:r>
      </w:ins>
      <w:ins w:id="1899" w:author="田 恒" w:date="2021-12-23T21:01:00Z">
        <w:r w:rsidR="00A24A1F">
          <w:rPr>
            <w:rFonts w:cs="Times New Roman" w:hint="eastAsia"/>
            <w:szCs w:val="24"/>
          </w:rPr>
          <w:t>的台阶十分明显；左</w:t>
        </w:r>
        <w:r w:rsidR="00A24A1F">
          <w:rPr>
            <w:rFonts w:cs="Times New Roman" w:hint="eastAsia"/>
            <w:szCs w:val="24"/>
          </w:rPr>
          <w:t>2</w:t>
        </w:r>
        <w:r w:rsidR="00A24A1F">
          <w:rPr>
            <w:rFonts w:cs="Times New Roman" w:hint="eastAsia"/>
            <w:szCs w:val="24"/>
          </w:rPr>
          <w:t>为手动标定结果，</w:t>
        </w:r>
      </w:ins>
      <w:ins w:id="1900" w:author="田 恒" w:date="2021-12-23T21:03:00Z">
        <w:r w:rsidR="00A24A1F">
          <w:rPr>
            <w:rFonts w:cs="Times New Roman" w:hint="eastAsia"/>
            <w:szCs w:val="24"/>
          </w:rPr>
          <w:t>该段</w:t>
        </w:r>
      </w:ins>
      <w:ins w:id="1901" w:author="田 恒" w:date="2021-12-23T21:02:00Z">
        <w:r w:rsidR="00A24A1F">
          <w:rPr>
            <w:rFonts w:cs="Times New Roman" w:hint="eastAsia"/>
            <w:szCs w:val="24"/>
          </w:rPr>
          <w:t>所有深度点的等效刻度系数和偏移量相同</w:t>
        </w:r>
      </w:ins>
      <w:ins w:id="1902" w:author="田 恒" w:date="2021-12-23T21:03:00Z">
        <w:r w:rsidR="00A24A1F">
          <w:rPr>
            <w:rFonts w:cs="Times New Roman" w:hint="eastAsia"/>
            <w:szCs w:val="24"/>
          </w:rPr>
          <w:t>，作为完全连续结果参照；左</w:t>
        </w:r>
        <w:r w:rsidR="00A24A1F">
          <w:rPr>
            <w:rFonts w:cs="Times New Roman" w:hint="eastAsia"/>
            <w:szCs w:val="24"/>
          </w:rPr>
          <w:t>3</w:t>
        </w:r>
        <w:r w:rsidR="00A24A1F">
          <w:rPr>
            <w:rFonts w:cs="Times New Roman" w:hint="eastAsia"/>
            <w:szCs w:val="24"/>
          </w:rPr>
          <w:t>、</w:t>
        </w:r>
        <w:r w:rsidR="00A24A1F">
          <w:rPr>
            <w:rFonts w:cs="Times New Roman" w:hint="eastAsia"/>
            <w:szCs w:val="24"/>
          </w:rPr>
          <w:t>4</w:t>
        </w:r>
        <w:r w:rsidR="00A24A1F">
          <w:rPr>
            <w:rFonts w:cs="Times New Roman" w:hint="eastAsia"/>
            <w:szCs w:val="24"/>
          </w:rPr>
          <w:t>为</w:t>
        </w:r>
      </w:ins>
      <w:ins w:id="1903" w:author="田 恒" w:date="2021-12-23T22:21:00Z">
        <w:r>
          <w:rPr>
            <w:rFonts w:cs="Times New Roman" w:hint="eastAsia"/>
            <w:szCs w:val="24"/>
          </w:rPr>
          <w:t>两</w:t>
        </w:r>
      </w:ins>
      <w:ins w:id="1904" w:author="田 恒" w:date="2021-12-23T21:03:00Z">
        <w:r w:rsidR="00A24A1F">
          <w:rPr>
            <w:rFonts w:cs="Times New Roman" w:hint="eastAsia"/>
            <w:szCs w:val="24"/>
          </w:rPr>
          <w:t>种</w:t>
        </w:r>
      </w:ins>
      <w:ins w:id="1905" w:author="田 恒" w:date="2021-12-23T21:04:00Z">
        <w:r w:rsidR="00A24A1F">
          <w:rPr>
            <w:rFonts w:cs="Times New Roman" w:hint="eastAsia"/>
            <w:szCs w:val="24"/>
          </w:rPr>
          <w:t>改进方法的消除台阶结果，</w:t>
        </w:r>
      </w:ins>
      <w:ins w:id="1906" w:author="田 恒" w:date="2021-12-23T21:06:00Z">
        <w:r w:rsidR="001C2301">
          <w:rPr>
            <w:rFonts w:cs="Times New Roman" w:hint="eastAsia"/>
            <w:szCs w:val="24"/>
          </w:rPr>
          <w:t>渐变过渡法和限制步长</w:t>
        </w:r>
        <w:proofErr w:type="gramStart"/>
        <w:r w:rsidR="001C2301">
          <w:rPr>
            <w:rFonts w:cs="Times New Roman" w:hint="eastAsia"/>
            <w:szCs w:val="24"/>
          </w:rPr>
          <w:t>法结果</w:t>
        </w:r>
        <w:proofErr w:type="gramEnd"/>
        <w:r w:rsidR="001C2301">
          <w:rPr>
            <w:rFonts w:cs="Times New Roman" w:hint="eastAsia"/>
            <w:szCs w:val="24"/>
          </w:rPr>
          <w:t>相近，都很好的消除了</w:t>
        </w:r>
      </w:ins>
      <w:ins w:id="1907" w:author="田 恒" w:date="2021-12-23T21:07:00Z">
        <w:r w:rsidR="001C2301">
          <w:rPr>
            <w:rFonts w:cs="Times New Roman" w:hint="eastAsia"/>
            <w:szCs w:val="24"/>
          </w:rPr>
          <w:t>台阶，并且窗口边界上的处理结果与手动标定相近，说明这两种</w:t>
        </w:r>
      </w:ins>
      <w:ins w:id="1908" w:author="田 恒" w:date="2021-12-23T21:08:00Z">
        <w:r w:rsidR="001C2301">
          <w:rPr>
            <w:rFonts w:cs="Times New Roman" w:hint="eastAsia"/>
            <w:szCs w:val="24"/>
          </w:rPr>
          <w:t>方法没有造成边界上的</w:t>
        </w:r>
      </w:ins>
      <w:ins w:id="1909" w:author="田 恒" w:date="2021-12-23T21:09:00Z">
        <w:r w:rsidR="001C2301">
          <w:rPr>
            <w:rFonts w:cs="Times New Roman" w:hint="eastAsia"/>
            <w:szCs w:val="24"/>
          </w:rPr>
          <w:t>色标值漂移。</w:t>
        </w:r>
      </w:ins>
    </w:p>
    <w:p w14:paraId="5CED412C" w14:textId="4CAE6BFF" w:rsidR="002D38AC" w:rsidRPr="003E1F05" w:rsidRDefault="001F002B">
      <w:pPr>
        <w:widowControl/>
        <w:ind w:firstLineChars="200" w:firstLine="480"/>
        <w:rPr>
          <w:rFonts w:cs="Times New Roman"/>
          <w:szCs w:val="24"/>
          <w:rPrChange w:id="1910" w:author="刘军涛" w:date="2021-12-22T16:46:00Z">
            <w:rPr>
              <w:rFonts w:ascii="宋体" w:hAnsi="宋体"/>
              <w:color w:val="333333"/>
              <w:sz w:val="20"/>
              <w:szCs w:val="20"/>
            </w:rPr>
          </w:rPrChange>
        </w:rPr>
        <w:pPrChange w:id="1911" w:author="刘军涛" w:date="2021-12-22T16:46:00Z">
          <w:pPr>
            <w:jc w:val="left"/>
          </w:pPr>
        </w:pPrChange>
      </w:pPr>
      <w:del w:id="1912" w:author="刘军涛" w:date="2021-12-22T16:46:00Z">
        <w:r w:rsidRPr="003E1F05" w:rsidDel="0007323A">
          <w:rPr>
            <w:rFonts w:cs="Times New Roman"/>
            <w:szCs w:val="24"/>
            <w:rPrChange w:id="1913" w:author="刘军涛" w:date="2021-12-22T16:46:00Z">
              <w:rPr>
                <w:rFonts w:ascii="宋体" w:hAnsi="宋体"/>
                <w:color w:val="333333"/>
                <w:sz w:val="20"/>
                <w:szCs w:val="20"/>
              </w:rPr>
            </w:rPrChange>
          </w:rPr>
          <w:tab/>
        </w:r>
      </w:del>
      <w:ins w:id="1914" w:author="田 恒" w:date="2021-12-23T21:09:00Z">
        <w:r w:rsidR="001C2301">
          <w:rPr>
            <w:rFonts w:cs="Times New Roman" w:hint="eastAsia"/>
            <w:szCs w:val="24"/>
          </w:rPr>
          <w:t>针对实时随钻测井，</w:t>
        </w:r>
      </w:ins>
      <w:del w:id="1915" w:author="田 恒" w:date="2021-12-23T21:09:00Z">
        <w:r w:rsidRPr="003E1F05" w:rsidDel="001C2301">
          <w:rPr>
            <w:rFonts w:cs="Times New Roman" w:hint="eastAsia"/>
            <w:szCs w:val="24"/>
            <w:rPrChange w:id="1916" w:author="刘军涛" w:date="2021-12-22T16:46:00Z">
              <w:rPr>
                <w:rFonts w:ascii="宋体" w:hAnsi="宋体" w:hint="eastAsia"/>
                <w:color w:val="333333"/>
                <w:sz w:val="20"/>
                <w:szCs w:val="20"/>
              </w:rPr>
            </w:rPrChange>
          </w:rPr>
          <w:delText>平均值法利用多次标定结果，使每个边界处</w:delText>
        </w:r>
      </w:del>
      <w:del w:id="1917" w:author="田 恒" w:date="2021-12-23T10:51:00Z">
        <w:r w:rsidRPr="003E1F05" w:rsidDel="008C77F4">
          <w:rPr>
            <w:rFonts w:cs="Times New Roman" w:hint="eastAsia"/>
            <w:szCs w:val="24"/>
            <w:rPrChange w:id="1918" w:author="刘军涛" w:date="2021-12-22T16:46:00Z">
              <w:rPr>
                <w:rFonts w:ascii="宋体" w:hAnsi="宋体" w:hint="eastAsia"/>
                <w:color w:val="333333"/>
                <w:sz w:val="20"/>
                <w:szCs w:val="20"/>
              </w:rPr>
            </w:rPrChange>
          </w:rPr>
          <w:delText>断层</w:delText>
        </w:r>
      </w:del>
      <w:del w:id="1919" w:author="田 恒" w:date="2021-12-23T21:09:00Z">
        <w:r w:rsidRPr="003E1F05" w:rsidDel="001C2301">
          <w:rPr>
            <w:rFonts w:cs="Times New Roman" w:hint="eastAsia"/>
            <w:szCs w:val="24"/>
            <w:rPrChange w:id="1920" w:author="刘军涛" w:date="2021-12-22T16:46:00Z">
              <w:rPr>
                <w:rFonts w:ascii="宋体" w:hAnsi="宋体" w:hint="eastAsia"/>
                <w:color w:val="333333"/>
                <w:sz w:val="20"/>
                <w:szCs w:val="20"/>
              </w:rPr>
            </w:rPrChange>
          </w:rPr>
          <w:delText>现象得到了消减，并且每个数据块所静态色度标定的关联数据并未减少，</w:delText>
        </w:r>
        <w:r w:rsidR="00666A16" w:rsidRPr="003E1F05" w:rsidDel="001C2301">
          <w:rPr>
            <w:rFonts w:cs="Times New Roman" w:hint="eastAsia"/>
            <w:szCs w:val="24"/>
            <w:rPrChange w:id="1921" w:author="刘军涛" w:date="2021-12-22T16:46:00Z">
              <w:rPr>
                <w:rFonts w:ascii="宋体" w:hAnsi="宋体" w:hint="eastAsia"/>
                <w:color w:val="333333"/>
                <w:sz w:val="20"/>
                <w:szCs w:val="20"/>
              </w:rPr>
            </w:rPrChange>
          </w:rPr>
          <w:delText>不会因为当前数据块数据较为集中从而产生大量噪声</w:delText>
        </w:r>
        <w:r w:rsidRPr="003E1F05" w:rsidDel="001C2301">
          <w:rPr>
            <w:rFonts w:cs="Times New Roman" w:hint="eastAsia"/>
            <w:szCs w:val="24"/>
            <w:rPrChange w:id="1922" w:author="刘军涛" w:date="2021-12-22T16:46:00Z">
              <w:rPr>
                <w:rFonts w:ascii="宋体" w:hAnsi="宋体" w:hint="eastAsia"/>
                <w:color w:val="333333"/>
                <w:sz w:val="20"/>
                <w:szCs w:val="20"/>
              </w:rPr>
            </w:rPrChange>
          </w:rPr>
          <w:delText>。</w:delText>
        </w:r>
      </w:del>
      <w:r w:rsidR="002D38AC" w:rsidRPr="003E1F05">
        <w:rPr>
          <w:rFonts w:cs="Times New Roman" w:hint="eastAsia"/>
          <w:szCs w:val="24"/>
          <w:rPrChange w:id="1923" w:author="刘军涛" w:date="2021-12-22T16:46:00Z">
            <w:rPr>
              <w:rFonts w:ascii="宋体" w:hAnsi="宋体" w:hint="eastAsia"/>
              <w:color w:val="333333"/>
              <w:sz w:val="20"/>
              <w:szCs w:val="20"/>
            </w:rPr>
          </w:rPrChange>
        </w:rPr>
        <w:t>渐变过渡法</w:t>
      </w:r>
      <w:del w:id="1924" w:author="田 恒" w:date="2021-12-23T21:10:00Z">
        <w:r w:rsidR="00321996" w:rsidRPr="003E1F05" w:rsidDel="00781BB0">
          <w:rPr>
            <w:rFonts w:cs="Times New Roman" w:hint="eastAsia"/>
            <w:szCs w:val="24"/>
            <w:rPrChange w:id="1925" w:author="刘军涛" w:date="2021-12-22T16:46:00Z">
              <w:rPr>
                <w:rFonts w:ascii="宋体" w:hAnsi="宋体" w:hint="eastAsia"/>
                <w:color w:val="333333"/>
                <w:sz w:val="20"/>
                <w:szCs w:val="20"/>
              </w:rPr>
            </w:rPrChange>
          </w:rPr>
          <w:delText>计算量最小、消除边界效果好</w:delText>
        </w:r>
        <w:r w:rsidR="0063400B" w:rsidRPr="003E1F05" w:rsidDel="00781BB0">
          <w:rPr>
            <w:rFonts w:cs="Times New Roman" w:hint="eastAsia"/>
            <w:szCs w:val="24"/>
            <w:rPrChange w:id="1926" w:author="刘军涛" w:date="2021-12-22T16:46:00Z">
              <w:rPr>
                <w:rFonts w:ascii="宋体" w:hAnsi="宋体" w:hint="eastAsia"/>
                <w:color w:val="333333"/>
                <w:sz w:val="20"/>
                <w:szCs w:val="20"/>
              </w:rPr>
            </w:rPrChange>
          </w:rPr>
          <w:delText>，但是由于</w:delText>
        </w:r>
      </w:del>
      <w:ins w:id="1927" w:author="田 恒" w:date="2021-12-23T21:10:00Z">
        <w:r w:rsidR="00781BB0">
          <w:rPr>
            <w:rFonts w:cs="Times New Roman" w:hint="eastAsia"/>
            <w:szCs w:val="24"/>
          </w:rPr>
          <w:t>在</w:t>
        </w:r>
      </w:ins>
      <w:r w:rsidR="0063400B" w:rsidRPr="003E1F05">
        <w:rPr>
          <w:rFonts w:cs="Times New Roman" w:hint="eastAsia"/>
          <w:szCs w:val="24"/>
          <w:rPrChange w:id="1928" w:author="刘军涛" w:date="2021-12-22T16:46:00Z">
            <w:rPr>
              <w:rFonts w:ascii="宋体" w:hAnsi="宋体" w:hint="eastAsia"/>
              <w:color w:val="333333"/>
              <w:sz w:val="20"/>
              <w:szCs w:val="20"/>
            </w:rPr>
          </w:rPrChange>
        </w:rPr>
        <w:t>最后一个窗口增长时需要更新窗口内的所有色标值</w:t>
      </w:r>
      <w:r w:rsidR="00903145" w:rsidRPr="003E1F05">
        <w:rPr>
          <w:rFonts w:cs="Times New Roman" w:hint="eastAsia"/>
          <w:szCs w:val="24"/>
          <w:rPrChange w:id="1929" w:author="刘军涛" w:date="2021-12-22T16:46:00Z">
            <w:rPr>
              <w:rFonts w:ascii="宋体" w:hAnsi="宋体" w:hint="eastAsia"/>
              <w:color w:val="333333"/>
              <w:sz w:val="20"/>
              <w:szCs w:val="20"/>
            </w:rPr>
          </w:rPrChange>
        </w:rPr>
        <w:t>并重新计算重叠部分，在实时随</w:t>
      </w:r>
      <w:proofErr w:type="gramStart"/>
      <w:r w:rsidR="00903145" w:rsidRPr="003E1F05">
        <w:rPr>
          <w:rFonts w:cs="Times New Roman" w:hint="eastAsia"/>
          <w:szCs w:val="24"/>
          <w:rPrChange w:id="1930" w:author="刘军涛" w:date="2021-12-22T16:46:00Z">
            <w:rPr>
              <w:rFonts w:ascii="宋体" w:hAnsi="宋体" w:hint="eastAsia"/>
              <w:color w:val="333333"/>
              <w:sz w:val="20"/>
              <w:szCs w:val="20"/>
            </w:rPr>
          </w:rPrChange>
        </w:rPr>
        <w:t>钻过程</w:t>
      </w:r>
      <w:proofErr w:type="gramEnd"/>
      <w:r w:rsidR="00903145" w:rsidRPr="003E1F05">
        <w:rPr>
          <w:rFonts w:cs="Times New Roman" w:hint="eastAsia"/>
          <w:szCs w:val="24"/>
          <w:rPrChange w:id="1931" w:author="刘军涛" w:date="2021-12-22T16:46:00Z">
            <w:rPr>
              <w:rFonts w:ascii="宋体" w:hAnsi="宋体" w:hint="eastAsia"/>
              <w:color w:val="333333"/>
              <w:sz w:val="20"/>
              <w:szCs w:val="20"/>
            </w:rPr>
          </w:rPrChange>
        </w:rPr>
        <w:t>中尾段</w:t>
      </w:r>
      <w:r w:rsidR="00CC7337" w:rsidRPr="003E1F05">
        <w:rPr>
          <w:rFonts w:cs="Times New Roman" w:hint="eastAsia"/>
          <w:szCs w:val="24"/>
          <w:rPrChange w:id="1932" w:author="刘军涛" w:date="2021-12-22T16:46:00Z">
            <w:rPr>
              <w:rFonts w:ascii="宋体" w:hAnsi="宋体" w:hint="eastAsia"/>
              <w:color w:val="333333"/>
              <w:sz w:val="20"/>
              <w:szCs w:val="20"/>
            </w:rPr>
          </w:rPrChange>
        </w:rPr>
        <w:t>色标均会变化。</w:t>
      </w:r>
      <w:ins w:id="1933" w:author="田 恒" w:date="2021-12-23T20:57:00Z">
        <w:r w:rsidR="008771DA" w:rsidRPr="008771DA">
          <w:rPr>
            <w:rFonts w:cs="Times New Roman" w:hint="eastAsia"/>
            <w:szCs w:val="24"/>
          </w:rPr>
          <w:t>限制步长法</w:t>
        </w:r>
      </w:ins>
      <w:del w:id="1934" w:author="田 恒" w:date="2021-12-23T20:57:00Z">
        <w:r w:rsidR="00CC7337" w:rsidRPr="003E1F05" w:rsidDel="008771DA">
          <w:rPr>
            <w:rFonts w:cs="Times New Roman" w:hint="eastAsia"/>
            <w:szCs w:val="24"/>
            <w:rPrChange w:id="1935" w:author="刘军涛" w:date="2021-12-22T16:46:00Z">
              <w:rPr>
                <w:rFonts w:ascii="宋体" w:hAnsi="宋体" w:hint="eastAsia"/>
                <w:color w:val="333333"/>
                <w:sz w:val="20"/>
                <w:szCs w:val="20"/>
              </w:rPr>
            </w:rPrChange>
          </w:rPr>
          <w:delText>自适应动态色度标定</w:delText>
        </w:r>
      </w:del>
      <w:r w:rsidR="00CC7337" w:rsidRPr="003E1F05">
        <w:rPr>
          <w:rFonts w:cs="Times New Roman" w:hint="eastAsia"/>
          <w:szCs w:val="24"/>
          <w:rPrChange w:id="1936" w:author="刘军涛" w:date="2021-12-22T16:46:00Z">
            <w:rPr>
              <w:rFonts w:ascii="宋体" w:hAnsi="宋体" w:hint="eastAsia"/>
              <w:color w:val="333333"/>
              <w:sz w:val="20"/>
              <w:szCs w:val="20"/>
            </w:rPr>
          </w:rPrChange>
        </w:rPr>
        <w:t>能较好的适应实时处理</w:t>
      </w:r>
      <w:proofErr w:type="gramStart"/>
      <w:r w:rsidR="00CC7337" w:rsidRPr="003E1F05">
        <w:rPr>
          <w:rFonts w:cs="Times New Roman" w:hint="eastAsia"/>
          <w:szCs w:val="24"/>
          <w:rPrChange w:id="1937" w:author="刘军涛" w:date="2021-12-22T16:46:00Z">
            <w:rPr>
              <w:rFonts w:ascii="宋体" w:hAnsi="宋体" w:hint="eastAsia"/>
              <w:color w:val="333333"/>
              <w:sz w:val="20"/>
              <w:szCs w:val="20"/>
            </w:rPr>
          </w:rPrChange>
        </w:rPr>
        <w:t>时数据</w:t>
      </w:r>
      <w:proofErr w:type="gramEnd"/>
      <w:r w:rsidR="00CC7337" w:rsidRPr="003E1F05">
        <w:rPr>
          <w:rFonts w:cs="Times New Roman" w:hint="eastAsia"/>
          <w:szCs w:val="24"/>
          <w:rPrChange w:id="1938" w:author="刘军涛" w:date="2021-12-22T16:46:00Z">
            <w:rPr>
              <w:rFonts w:ascii="宋体" w:hAnsi="宋体" w:hint="eastAsia"/>
              <w:color w:val="333333"/>
              <w:sz w:val="20"/>
              <w:szCs w:val="20"/>
            </w:rPr>
          </w:rPrChange>
        </w:rPr>
        <w:t>的增长</w:t>
      </w:r>
      <w:r w:rsidR="008F200D" w:rsidRPr="003E1F05">
        <w:rPr>
          <w:rFonts w:cs="Times New Roman" w:hint="eastAsia"/>
          <w:szCs w:val="24"/>
          <w:rPrChange w:id="1939" w:author="刘军涛" w:date="2021-12-22T16:46:00Z">
            <w:rPr>
              <w:rFonts w:ascii="宋体" w:hAnsi="宋体" w:hint="eastAsia"/>
              <w:color w:val="333333"/>
              <w:sz w:val="20"/>
              <w:szCs w:val="20"/>
            </w:rPr>
          </w:rPrChange>
        </w:rPr>
        <w:t>，增长时只需更新两个深度点的数据。</w:t>
      </w:r>
    </w:p>
    <w:p w14:paraId="7D69B4A4" w14:textId="2E33BE04" w:rsidR="000F7F43" w:rsidRPr="003E1F05" w:rsidDel="00F30D69" w:rsidRDefault="002D38AC">
      <w:pPr>
        <w:widowControl/>
        <w:ind w:left="240" w:right="240" w:firstLineChars="200" w:firstLine="480"/>
        <w:rPr>
          <w:del w:id="1940" w:author="刘军涛" w:date="2021-12-22T16:48:00Z"/>
          <w:rFonts w:cs="Times New Roman"/>
          <w:szCs w:val="24"/>
          <w:rPrChange w:id="1941" w:author="刘军涛" w:date="2021-12-22T16:46:00Z">
            <w:rPr>
              <w:del w:id="1942" w:author="刘军涛" w:date="2021-12-22T16:48:00Z"/>
              <w:rFonts w:ascii="宋体" w:hAnsi="宋体"/>
              <w:color w:val="333333"/>
              <w:sz w:val="20"/>
              <w:szCs w:val="20"/>
            </w:rPr>
          </w:rPrChange>
        </w:rPr>
        <w:pPrChange w:id="1943" w:author="刘军涛" w:date="2021-12-22T16:46:00Z">
          <w:pPr>
            <w:jc w:val="left"/>
          </w:pPr>
        </w:pPrChange>
      </w:pPr>
      <w:del w:id="1944" w:author="刘军涛" w:date="2021-12-22T16:46:00Z">
        <w:r w:rsidRPr="003E1F05" w:rsidDel="0007323A">
          <w:rPr>
            <w:rFonts w:cs="Times New Roman"/>
            <w:szCs w:val="24"/>
            <w:rPrChange w:id="1945" w:author="刘军涛" w:date="2021-12-22T16:46:00Z">
              <w:rPr>
                <w:rFonts w:ascii="宋体" w:hAnsi="宋体"/>
                <w:color w:val="333333"/>
                <w:sz w:val="20"/>
                <w:szCs w:val="20"/>
              </w:rPr>
            </w:rPrChange>
          </w:rPr>
          <w:tab/>
        </w:r>
      </w:del>
      <w:r w:rsidR="00B047DB" w:rsidRPr="003E1F05">
        <w:rPr>
          <w:rFonts w:cs="Times New Roman" w:hint="eastAsia"/>
          <w:szCs w:val="24"/>
          <w:rPrChange w:id="1946" w:author="刘军涛" w:date="2021-12-22T16:46:00Z">
            <w:rPr>
              <w:rFonts w:ascii="宋体" w:hAnsi="宋体" w:hint="eastAsia"/>
              <w:color w:val="333333"/>
              <w:sz w:val="20"/>
              <w:szCs w:val="20"/>
            </w:rPr>
          </w:rPrChange>
        </w:rPr>
        <w:t>通过消除</w:t>
      </w:r>
      <w:ins w:id="1947" w:author="田 恒" w:date="2021-12-23T10:51:00Z">
        <w:r w:rsidR="008C77F4" w:rsidRPr="008C77F4">
          <w:rPr>
            <w:rFonts w:cs="Times New Roman" w:hint="eastAsia"/>
            <w:szCs w:val="24"/>
          </w:rPr>
          <w:t>台阶</w:t>
        </w:r>
      </w:ins>
      <w:del w:id="1948" w:author="田 恒" w:date="2021-12-23T10:51:00Z">
        <w:r w:rsidR="00B047DB" w:rsidRPr="008C77F4" w:rsidDel="008C77F4">
          <w:rPr>
            <w:rFonts w:cs="Times New Roman" w:hint="eastAsia"/>
            <w:szCs w:val="24"/>
            <w:rPrChange w:id="1949" w:author="田 恒" w:date="2021-12-23T10:51:00Z">
              <w:rPr>
                <w:rFonts w:ascii="宋体" w:hAnsi="宋体" w:hint="eastAsia"/>
                <w:color w:val="333333"/>
                <w:sz w:val="20"/>
                <w:szCs w:val="20"/>
              </w:rPr>
            </w:rPrChange>
          </w:rPr>
          <w:delText>断层</w:delText>
        </w:r>
      </w:del>
      <w:r w:rsidR="00B047DB" w:rsidRPr="003E1F05">
        <w:rPr>
          <w:rFonts w:cs="Times New Roman" w:hint="eastAsia"/>
          <w:szCs w:val="24"/>
          <w:rPrChange w:id="1950" w:author="刘军涛" w:date="2021-12-22T16:46:00Z">
            <w:rPr>
              <w:rFonts w:ascii="宋体" w:hAnsi="宋体" w:hint="eastAsia"/>
              <w:color w:val="333333"/>
              <w:sz w:val="20"/>
              <w:szCs w:val="20"/>
            </w:rPr>
          </w:rPrChange>
        </w:rPr>
        <w:t>，使方位测井图像的连续性得到了极大的提升，从而使得解释人员更好从</w:t>
      </w:r>
      <w:ins w:id="1951" w:author="刘军涛" w:date="2021-12-22T16:48:00Z">
        <w:r w:rsidR="00CD668D">
          <w:rPr>
            <w:rFonts w:cs="Times New Roman" w:hint="eastAsia"/>
            <w:szCs w:val="24"/>
          </w:rPr>
          <w:t>成像</w:t>
        </w:r>
      </w:ins>
      <w:r w:rsidR="00B047DB" w:rsidRPr="003E1F05">
        <w:rPr>
          <w:rFonts w:cs="Times New Roman" w:hint="eastAsia"/>
          <w:szCs w:val="24"/>
          <w:rPrChange w:id="1952" w:author="刘军涛" w:date="2021-12-22T16:46:00Z">
            <w:rPr>
              <w:rFonts w:ascii="宋体" w:hAnsi="宋体" w:hint="eastAsia"/>
              <w:color w:val="333333"/>
              <w:sz w:val="20"/>
              <w:szCs w:val="20"/>
            </w:rPr>
          </w:rPrChange>
        </w:rPr>
        <w:t>数据中提取地层、裂隙、空洞等信息，并使窗口边缘数据也能得到有效的利用，从而提升测井解释的精确度。</w:t>
      </w:r>
      <w:ins w:id="1953" w:author="田 恒" w:date="2021-12-23T21:21:00Z">
        <w:r w:rsidR="00A305D8">
          <w:rPr>
            <w:rFonts w:cs="Times New Roman" w:hint="eastAsia"/>
            <w:szCs w:val="24"/>
          </w:rPr>
          <w:t>同时，</w:t>
        </w:r>
      </w:ins>
      <w:ins w:id="1954" w:author="田 恒" w:date="2021-12-23T21:22:00Z">
        <w:r w:rsidR="00A305D8">
          <w:rPr>
            <w:rFonts w:cs="Times New Roman" w:hint="eastAsia"/>
            <w:szCs w:val="24"/>
          </w:rPr>
          <w:t>由于动态色度标定窗口边界</w:t>
        </w:r>
      </w:ins>
      <w:ins w:id="1955" w:author="田 恒" w:date="2021-12-23T21:23:00Z">
        <w:r w:rsidR="00A305D8">
          <w:rPr>
            <w:rFonts w:cs="Times New Roman" w:hint="eastAsia"/>
            <w:szCs w:val="24"/>
          </w:rPr>
          <w:t>台阶得以</w:t>
        </w:r>
      </w:ins>
      <w:ins w:id="1956" w:author="田 恒" w:date="2021-12-23T21:22:00Z">
        <w:r w:rsidR="00A305D8">
          <w:rPr>
            <w:rFonts w:cs="Times New Roman" w:hint="eastAsia"/>
            <w:szCs w:val="24"/>
          </w:rPr>
          <w:t>消除，研究</w:t>
        </w:r>
      </w:ins>
      <w:ins w:id="1957" w:author="田 恒" w:date="2021-12-23T21:23:00Z">
        <w:r w:rsidR="00A305D8">
          <w:rPr>
            <w:rFonts w:cs="Times New Roman" w:hint="eastAsia"/>
            <w:szCs w:val="24"/>
          </w:rPr>
          <w:t>人员可以更加简单的使用更多的图像增强函数</w:t>
        </w:r>
      </w:ins>
      <w:ins w:id="1958" w:author="田 恒" w:date="2021-12-23T21:24:00Z">
        <w:r w:rsidR="00A305D8">
          <w:rPr>
            <w:rFonts w:cs="Times New Roman" w:hint="eastAsia"/>
            <w:szCs w:val="24"/>
          </w:rPr>
          <w:t>添加到色度标定函数中，如</w:t>
        </w:r>
      </w:ins>
      <w:ins w:id="1959" w:author="田 恒" w:date="2021-12-23T21:25:00Z">
        <w:r w:rsidR="00A305D8">
          <w:rPr>
            <w:rFonts w:cs="Times New Roman" w:hint="eastAsia"/>
            <w:szCs w:val="24"/>
          </w:rPr>
          <w:t>gamma</w:t>
        </w:r>
        <w:r w:rsidR="00A305D8">
          <w:rPr>
            <w:rFonts w:cs="Times New Roman" w:hint="eastAsia"/>
            <w:szCs w:val="24"/>
          </w:rPr>
          <w:t>变换、</w:t>
        </w:r>
        <w:r w:rsidR="00A305D8">
          <w:rPr>
            <w:rFonts w:cs="Times New Roman" w:hint="eastAsia"/>
            <w:szCs w:val="24"/>
          </w:rPr>
          <w:t>CLAHE</w:t>
        </w:r>
        <w:r w:rsidR="00A305D8">
          <w:rPr>
            <w:rFonts w:cs="Times New Roman" w:hint="eastAsia"/>
            <w:szCs w:val="24"/>
          </w:rPr>
          <w:t>、傅里叶变换后的边缘增强</w:t>
        </w:r>
      </w:ins>
      <w:r w:rsidR="009411A7">
        <w:rPr>
          <w:rFonts w:cs="Times New Roman"/>
          <w:szCs w:val="24"/>
        </w:rPr>
        <w:fldChar w:fldCharType="begin"/>
      </w:r>
      <w:r w:rsidR="009411A7">
        <w:rPr>
          <w:rFonts w:cs="Times New Roman"/>
          <w:szCs w:val="24"/>
        </w:rPr>
        <w:instrText xml:space="preserve"> ADDIN ZOTERO_ITEM CSL_CITATION {"citationID":"dJc4iFv4","properties":{"formattedCitation":"\\super [17]\\nosupersub{}","plainCitation":"[17]","noteIndex":0},"citationItems":[{"id":274,"uris":["http://zotero.org/users/local/Tdr7t6qq/items/6DS7VTKA"],"uri":["http://zotero.org/users/local/Tdr7t6qq/items/6DS7VTKA"],"itemData":{"id":274,"type":"article-journal","abstract":"We present an image processing method for nondirectional edge extraction/enhancement. The method is based on the capability of twisted-nematic liquid-crystal displays (LCDs) to traduce the image information in changes of the state of polarization of the light, which allows us to generate simultaneously a “positive” and a “negative” (i.e., contrast-reversed) replica of the digital image displayed on the LCD. The negative image is low-pass filtered in a novel polarization-selective 4f optical processor. When the smoothed negative image is imagined together with the original image, an image with nondirectional edge enhancement is obtained. Unlike other Fourier methods presented in the literature, the proposed technique provides a simple way to control the relative amount of high frequencies present in the final image. The proposed method does not involve numerical processing, and, thus, it could be a useful tool for edge extraction/enhancement in large images in real-time applications. Validation experiments are presented.","container-title":"Applied Optics","DOI":"10.1364/AO.49.003291","ISSN":"2155-3165","issue":"17","journalAbbreviation":"Appl. Opt., AO","language":"EN","note":"publisher: Optical Society of America","page":"3291-3296","source":"www.osapublishing.org","title":"Nondirectional edge enhancement by contrast-reverted low-pass Fourier filtering","volume":"49","author":[{"family":"Ferrari","given":"José A."},{"family":"Flores","given":"Jorge L."}],"issued":{"date-parts":[["2010",6,10]]}}}],"schema":"https://github.com/citation-style-language/schema/raw/master/csl-citation.json"} </w:instrText>
      </w:r>
      <w:r w:rsidR="009411A7">
        <w:rPr>
          <w:rFonts w:cs="Times New Roman"/>
          <w:szCs w:val="24"/>
        </w:rPr>
        <w:fldChar w:fldCharType="separate"/>
      </w:r>
      <w:r w:rsidR="009411A7" w:rsidRPr="009411A7">
        <w:rPr>
          <w:rFonts w:cs="Times New Roman"/>
          <w:kern w:val="0"/>
          <w:szCs w:val="24"/>
          <w:vertAlign w:val="superscript"/>
        </w:rPr>
        <w:t>[17]</w:t>
      </w:r>
      <w:r w:rsidR="009411A7">
        <w:rPr>
          <w:rFonts w:cs="Times New Roman"/>
          <w:szCs w:val="24"/>
        </w:rPr>
        <w:fldChar w:fldCharType="end"/>
      </w:r>
      <w:ins w:id="1960" w:author="田 恒" w:date="2021-12-23T21:25:00Z">
        <w:r w:rsidR="00A305D8">
          <w:rPr>
            <w:rFonts w:cs="Times New Roman" w:hint="eastAsia"/>
            <w:szCs w:val="24"/>
          </w:rPr>
          <w:t>等方法，而不需要考虑</w:t>
        </w:r>
      </w:ins>
      <w:ins w:id="1961" w:author="田 恒" w:date="2021-12-23T21:26:00Z">
        <w:r w:rsidR="00A305D8">
          <w:rPr>
            <w:rFonts w:cs="Times New Roman" w:hint="eastAsia"/>
            <w:szCs w:val="24"/>
          </w:rPr>
          <w:t>窗口边缘的台阶</w:t>
        </w:r>
      </w:ins>
      <w:ins w:id="1962" w:author="田 恒" w:date="2021-12-23T21:49:00Z">
        <w:r w:rsidR="003243F5">
          <w:rPr>
            <w:rFonts w:cs="Times New Roman" w:hint="eastAsia"/>
            <w:szCs w:val="24"/>
          </w:rPr>
          <w:t>现象</w:t>
        </w:r>
      </w:ins>
      <w:ins w:id="1963" w:author="田 恒" w:date="2021-12-23T21:26:00Z">
        <w:r w:rsidR="00A305D8">
          <w:rPr>
            <w:rFonts w:cs="Times New Roman" w:hint="eastAsia"/>
            <w:szCs w:val="24"/>
          </w:rPr>
          <w:t>。</w:t>
        </w:r>
      </w:ins>
    </w:p>
    <w:p w14:paraId="17AB9B89" w14:textId="0E6C23A1" w:rsidR="005038FE" w:rsidRPr="00EC6609" w:rsidRDefault="005038FE">
      <w:pPr>
        <w:widowControl/>
        <w:ind w:firstLineChars="200" w:firstLine="400"/>
        <w:rPr>
          <w:rFonts w:cs="Times New Roman"/>
          <w:color w:val="333333"/>
          <w:sz w:val="20"/>
          <w:szCs w:val="20"/>
          <w:rPrChange w:id="1964" w:author="刘军涛" w:date="2021-12-22T16:41:00Z">
            <w:rPr>
              <w:rFonts w:ascii="宋体" w:hAnsi="宋体"/>
              <w:color w:val="333333"/>
              <w:sz w:val="20"/>
              <w:szCs w:val="20"/>
            </w:rPr>
          </w:rPrChange>
        </w:rPr>
        <w:pPrChange w:id="1965" w:author="刘军涛" w:date="2021-12-22T16:48:00Z">
          <w:pPr>
            <w:jc w:val="left"/>
          </w:pPr>
        </w:pPrChange>
      </w:pPr>
    </w:p>
    <w:p w14:paraId="45CFFAC6" w14:textId="563B770D" w:rsidR="005038FE" w:rsidRPr="00EC6609" w:rsidRDefault="005038FE" w:rsidP="005038FE">
      <w:pPr>
        <w:jc w:val="left"/>
        <w:rPr>
          <w:rFonts w:cs="Times New Roman"/>
          <w:b/>
          <w:bCs/>
          <w:kern w:val="0"/>
          <w:szCs w:val="21"/>
          <w:rPrChange w:id="1966" w:author="刘军涛" w:date="2021-12-22T16:41:00Z">
            <w:rPr>
              <w:rFonts w:ascii="宋体" w:hAnsi="宋体" w:cs="宋体"/>
              <w:b/>
              <w:bCs/>
              <w:kern w:val="0"/>
              <w:szCs w:val="21"/>
            </w:rPr>
          </w:rPrChange>
        </w:rPr>
      </w:pPr>
      <w:r w:rsidRPr="00EC6609">
        <w:rPr>
          <w:rFonts w:cs="Times New Roman" w:hint="eastAsia"/>
          <w:b/>
          <w:bCs/>
          <w:kern w:val="0"/>
          <w:szCs w:val="21"/>
          <w:rPrChange w:id="1967" w:author="刘军涛" w:date="2021-12-22T16:41:00Z">
            <w:rPr>
              <w:rFonts w:ascii="宋体" w:hAnsi="宋体" w:cs="宋体" w:hint="eastAsia"/>
              <w:b/>
              <w:bCs/>
              <w:kern w:val="0"/>
              <w:szCs w:val="21"/>
            </w:rPr>
          </w:rPrChange>
        </w:rPr>
        <w:t>参考文献</w:t>
      </w:r>
      <w:r w:rsidRPr="00EC6609">
        <w:rPr>
          <w:rFonts w:cs="Times New Roman"/>
          <w:b/>
          <w:bCs/>
          <w:kern w:val="0"/>
          <w:szCs w:val="21"/>
          <w:rPrChange w:id="1968" w:author="刘军涛" w:date="2021-12-22T16:41:00Z">
            <w:rPr>
              <w:rFonts w:ascii="宋体" w:hAnsi="宋体" w:cs="宋体"/>
              <w:b/>
              <w:bCs/>
              <w:kern w:val="0"/>
              <w:szCs w:val="21"/>
            </w:rPr>
          </w:rPrChange>
        </w:rPr>
        <w:t>:</w:t>
      </w:r>
    </w:p>
    <w:p w14:paraId="5372B06B" w14:textId="77777777" w:rsidR="009411A7" w:rsidRPr="009411A7" w:rsidRDefault="00F80165" w:rsidP="009411A7">
      <w:pPr>
        <w:pStyle w:val="af1"/>
        <w:rPr>
          <w:sz w:val="22"/>
        </w:rPr>
      </w:pPr>
      <w:r>
        <w:rPr>
          <w:sz w:val="22"/>
        </w:rPr>
        <w:fldChar w:fldCharType="begin"/>
      </w:r>
      <w:r>
        <w:rPr>
          <w:sz w:val="22"/>
        </w:rPr>
        <w:instrText xml:space="preserve"> ADDIN ZOTERO_BIBL {"uncited":[],"omitted":[],"custom":[]} CSL_BIBLIOGRAPHY </w:instrText>
      </w:r>
      <w:r>
        <w:rPr>
          <w:sz w:val="22"/>
        </w:rPr>
        <w:fldChar w:fldCharType="separate"/>
      </w:r>
      <w:r w:rsidR="009411A7" w:rsidRPr="009411A7">
        <w:rPr>
          <w:sz w:val="22"/>
        </w:rPr>
        <w:t>[1]</w:t>
      </w:r>
      <w:r w:rsidR="009411A7" w:rsidRPr="009411A7">
        <w:rPr>
          <w:sz w:val="22"/>
        </w:rPr>
        <w:tab/>
        <w:t xml:space="preserve">Baoping L U, Weining N I. The Key Technologies of High Precision Imaging Logging while Drilling[J]. </w:t>
      </w:r>
      <w:r w:rsidR="009411A7" w:rsidRPr="009411A7">
        <w:rPr>
          <w:sz w:val="22"/>
        </w:rPr>
        <w:t>石油钻探技术</w:t>
      </w:r>
      <w:r w:rsidR="009411A7" w:rsidRPr="009411A7">
        <w:rPr>
          <w:sz w:val="22"/>
        </w:rPr>
        <w:t xml:space="preserve">, </w:t>
      </w:r>
      <w:r w:rsidR="009411A7" w:rsidRPr="009411A7">
        <w:rPr>
          <w:sz w:val="22"/>
        </w:rPr>
        <w:t>石油钻探技术</w:t>
      </w:r>
      <w:r w:rsidR="009411A7" w:rsidRPr="009411A7">
        <w:rPr>
          <w:sz w:val="22"/>
        </w:rPr>
        <w:t>, 2019, 47(3): 148–155.</w:t>
      </w:r>
    </w:p>
    <w:p w14:paraId="71E6E97C" w14:textId="77777777" w:rsidR="009411A7" w:rsidRPr="009411A7" w:rsidRDefault="009411A7" w:rsidP="009411A7">
      <w:pPr>
        <w:pStyle w:val="af1"/>
        <w:rPr>
          <w:sz w:val="22"/>
        </w:rPr>
      </w:pPr>
      <w:r w:rsidRPr="009411A7">
        <w:rPr>
          <w:sz w:val="22"/>
        </w:rPr>
        <w:t>[2]</w:t>
      </w:r>
      <w:r w:rsidRPr="009411A7">
        <w:rPr>
          <w:sz w:val="22"/>
        </w:rPr>
        <w:tab/>
      </w:r>
      <w:r w:rsidRPr="009411A7">
        <w:rPr>
          <w:sz w:val="22"/>
        </w:rPr>
        <w:t>张辛耘</w:t>
      </w:r>
      <w:r w:rsidRPr="009411A7">
        <w:rPr>
          <w:sz w:val="22"/>
        </w:rPr>
        <w:t xml:space="preserve">, </w:t>
      </w:r>
      <w:r w:rsidRPr="009411A7">
        <w:rPr>
          <w:sz w:val="22"/>
        </w:rPr>
        <w:t>王敬农</w:t>
      </w:r>
      <w:r w:rsidRPr="009411A7">
        <w:rPr>
          <w:sz w:val="22"/>
        </w:rPr>
        <w:t xml:space="preserve">, </w:t>
      </w:r>
      <w:r w:rsidRPr="009411A7">
        <w:rPr>
          <w:sz w:val="22"/>
        </w:rPr>
        <w:t>郭彦军</w:t>
      </w:r>
      <w:r w:rsidRPr="009411A7">
        <w:rPr>
          <w:sz w:val="22"/>
        </w:rPr>
        <w:t xml:space="preserve">. </w:t>
      </w:r>
      <w:r w:rsidRPr="009411A7">
        <w:rPr>
          <w:sz w:val="22"/>
        </w:rPr>
        <w:t>随钻测井技术进展和发展趋势</w:t>
      </w:r>
      <w:r w:rsidRPr="009411A7">
        <w:rPr>
          <w:sz w:val="22"/>
        </w:rPr>
        <w:t xml:space="preserve">[J]. </w:t>
      </w:r>
      <w:r w:rsidRPr="009411A7">
        <w:rPr>
          <w:sz w:val="22"/>
        </w:rPr>
        <w:t>测井技术</w:t>
      </w:r>
      <w:r w:rsidRPr="009411A7">
        <w:rPr>
          <w:sz w:val="22"/>
        </w:rPr>
        <w:t>, 2006(01): 10-15+100.</w:t>
      </w:r>
    </w:p>
    <w:p w14:paraId="42983A79" w14:textId="77777777" w:rsidR="009411A7" w:rsidRPr="009411A7" w:rsidRDefault="009411A7" w:rsidP="009411A7">
      <w:pPr>
        <w:pStyle w:val="af1"/>
        <w:rPr>
          <w:sz w:val="22"/>
        </w:rPr>
      </w:pPr>
      <w:r w:rsidRPr="009411A7">
        <w:rPr>
          <w:sz w:val="22"/>
        </w:rPr>
        <w:t>[3]</w:t>
      </w:r>
      <w:r w:rsidRPr="009411A7">
        <w:rPr>
          <w:sz w:val="22"/>
        </w:rPr>
        <w:tab/>
      </w:r>
      <w:r w:rsidRPr="009411A7">
        <w:rPr>
          <w:sz w:val="22"/>
        </w:rPr>
        <w:t>李安宗</w:t>
      </w:r>
      <w:r w:rsidRPr="009411A7">
        <w:rPr>
          <w:sz w:val="22"/>
        </w:rPr>
        <w:t xml:space="preserve">, </w:t>
      </w:r>
      <w:r w:rsidRPr="009411A7">
        <w:rPr>
          <w:sz w:val="22"/>
        </w:rPr>
        <w:t>骆庆锋</w:t>
      </w:r>
      <w:r w:rsidRPr="009411A7">
        <w:rPr>
          <w:sz w:val="22"/>
        </w:rPr>
        <w:t xml:space="preserve">, </w:t>
      </w:r>
      <w:r w:rsidRPr="009411A7">
        <w:rPr>
          <w:sz w:val="22"/>
        </w:rPr>
        <w:t>李留</w:t>
      </w:r>
      <w:r w:rsidRPr="009411A7">
        <w:rPr>
          <w:sz w:val="22"/>
        </w:rPr>
        <w:t xml:space="preserve">, </w:t>
      </w:r>
      <w:r w:rsidRPr="009411A7">
        <w:rPr>
          <w:sz w:val="22"/>
        </w:rPr>
        <w:t>等</w:t>
      </w:r>
      <w:r w:rsidRPr="009411A7">
        <w:rPr>
          <w:sz w:val="22"/>
        </w:rPr>
        <w:t xml:space="preserve">. </w:t>
      </w:r>
      <w:r w:rsidRPr="009411A7">
        <w:rPr>
          <w:sz w:val="22"/>
        </w:rPr>
        <w:t>随钻方位自然伽马成像测井在地质导向中的应用</w:t>
      </w:r>
      <w:r w:rsidRPr="009411A7">
        <w:rPr>
          <w:sz w:val="22"/>
        </w:rPr>
        <w:t xml:space="preserve">[J]. </w:t>
      </w:r>
      <w:r w:rsidRPr="009411A7">
        <w:rPr>
          <w:sz w:val="22"/>
        </w:rPr>
        <w:t>测井技术</w:t>
      </w:r>
      <w:r w:rsidRPr="009411A7">
        <w:rPr>
          <w:sz w:val="22"/>
        </w:rPr>
        <w:t>, 2017, 41(06): 713–717.</w:t>
      </w:r>
    </w:p>
    <w:p w14:paraId="65081AAF" w14:textId="77777777" w:rsidR="009411A7" w:rsidRPr="009411A7" w:rsidRDefault="009411A7" w:rsidP="009411A7">
      <w:pPr>
        <w:pStyle w:val="af1"/>
        <w:rPr>
          <w:sz w:val="22"/>
        </w:rPr>
      </w:pPr>
      <w:r w:rsidRPr="009411A7">
        <w:rPr>
          <w:sz w:val="22"/>
        </w:rPr>
        <w:t>[4]</w:t>
      </w:r>
      <w:r w:rsidRPr="009411A7">
        <w:rPr>
          <w:sz w:val="22"/>
        </w:rPr>
        <w:tab/>
      </w:r>
      <w:r w:rsidRPr="009411A7">
        <w:rPr>
          <w:sz w:val="22"/>
        </w:rPr>
        <w:t>张鹏云</w:t>
      </w:r>
      <w:r w:rsidRPr="009411A7">
        <w:rPr>
          <w:sz w:val="22"/>
        </w:rPr>
        <w:t xml:space="preserve">, </w:t>
      </w:r>
      <w:r w:rsidRPr="009411A7">
        <w:rPr>
          <w:sz w:val="22"/>
        </w:rPr>
        <w:t>孙建孟</w:t>
      </w:r>
      <w:r w:rsidRPr="009411A7">
        <w:rPr>
          <w:sz w:val="22"/>
        </w:rPr>
        <w:t xml:space="preserve">, </w:t>
      </w:r>
      <w:r w:rsidRPr="009411A7">
        <w:rPr>
          <w:sz w:val="22"/>
        </w:rPr>
        <w:t>成志刚</w:t>
      </w:r>
      <w:r w:rsidRPr="009411A7">
        <w:rPr>
          <w:sz w:val="22"/>
        </w:rPr>
        <w:t xml:space="preserve">, </w:t>
      </w:r>
      <w:r w:rsidRPr="009411A7">
        <w:rPr>
          <w:sz w:val="22"/>
        </w:rPr>
        <w:t>等</w:t>
      </w:r>
      <w:r w:rsidRPr="009411A7">
        <w:rPr>
          <w:sz w:val="22"/>
        </w:rPr>
        <w:t xml:space="preserve">. </w:t>
      </w:r>
      <w:r w:rsidRPr="009411A7">
        <w:rPr>
          <w:sz w:val="22"/>
        </w:rPr>
        <w:t>随钻方位伽马成像测井在鄂尔多斯盆地</w:t>
      </w:r>
      <w:r w:rsidRPr="009411A7">
        <w:rPr>
          <w:sz w:val="22"/>
        </w:rPr>
        <w:t>H</w:t>
      </w:r>
      <w:r w:rsidRPr="009411A7">
        <w:rPr>
          <w:sz w:val="22"/>
        </w:rPr>
        <w:t>井区水平井地质导向中的应用</w:t>
      </w:r>
      <w:r w:rsidRPr="009411A7">
        <w:rPr>
          <w:sz w:val="22"/>
        </w:rPr>
        <w:t xml:space="preserve">[J]. </w:t>
      </w:r>
      <w:r w:rsidRPr="009411A7">
        <w:rPr>
          <w:sz w:val="22"/>
        </w:rPr>
        <w:t>科学技术与工程</w:t>
      </w:r>
      <w:r w:rsidRPr="009411A7">
        <w:rPr>
          <w:sz w:val="22"/>
        </w:rPr>
        <w:t>, 2021, 21(23): 9713–9724.</w:t>
      </w:r>
    </w:p>
    <w:p w14:paraId="02F4868B" w14:textId="77777777" w:rsidR="009411A7" w:rsidRPr="009411A7" w:rsidRDefault="009411A7" w:rsidP="009411A7">
      <w:pPr>
        <w:pStyle w:val="af1"/>
        <w:rPr>
          <w:sz w:val="22"/>
        </w:rPr>
      </w:pPr>
      <w:r w:rsidRPr="009411A7">
        <w:rPr>
          <w:sz w:val="22"/>
        </w:rPr>
        <w:t>[5]</w:t>
      </w:r>
      <w:r w:rsidRPr="009411A7">
        <w:rPr>
          <w:sz w:val="22"/>
        </w:rPr>
        <w:tab/>
      </w:r>
      <w:r w:rsidRPr="009411A7">
        <w:rPr>
          <w:sz w:val="22"/>
        </w:rPr>
        <w:t>许明亮</w:t>
      </w:r>
      <w:r w:rsidRPr="009411A7">
        <w:rPr>
          <w:sz w:val="22"/>
        </w:rPr>
        <w:t xml:space="preserve">, </w:t>
      </w:r>
      <w:r w:rsidRPr="009411A7">
        <w:rPr>
          <w:sz w:val="22"/>
        </w:rPr>
        <w:t>任大明</w:t>
      </w:r>
      <w:r w:rsidRPr="009411A7">
        <w:rPr>
          <w:sz w:val="22"/>
        </w:rPr>
        <w:t xml:space="preserve">, </w:t>
      </w:r>
      <w:r w:rsidRPr="009411A7">
        <w:rPr>
          <w:sz w:val="22"/>
        </w:rPr>
        <w:t>黄焌淞</w:t>
      </w:r>
      <w:r w:rsidRPr="009411A7">
        <w:rPr>
          <w:sz w:val="22"/>
        </w:rPr>
        <w:t xml:space="preserve">, </w:t>
      </w:r>
      <w:r w:rsidRPr="009411A7">
        <w:rPr>
          <w:sz w:val="22"/>
        </w:rPr>
        <w:t>等</w:t>
      </w:r>
      <w:r w:rsidRPr="009411A7">
        <w:rPr>
          <w:sz w:val="22"/>
        </w:rPr>
        <w:t xml:space="preserve">. </w:t>
      </w:r>
      <w:r w:rsidRPr="009411A7">
        <w:rPr>
          <w:sz w:val="22"/>
        </w:rPr>
        <w:t>多功能超声成像测井仪在工程测井中的应用</w:t>
      </w:r>
      <w:r w:rsidRPr="009411A7">
        <w:rPr>
          <w:sz w:val="22"/>
        </w:rPr>
        <w:t xml:space="preserve">[J]. </w:t>
      </w:r>
      <w:r w:rsidRPr="009411A7">
        <w:rPr>
          <w:sz w:val="22"/>
        </w:rPr>
        <w:t>天津科技</w:t>
      </w:r>
      <w:r w:rsidRPr="009411A7">
        <w:rPr>
          <w:sz w:val="22"/>
        </w:rPr>
        <w:t>, 2021, 48(02): 66–69.</w:t>
      </w:r>
    </w:p>
    <w:p w14:paraId="79DA233D" w14:textId="77777777" w:rsidR="009411A7" w:rsidRPr="009411A7" w:rsidRDefault="009411A7" w:rsidP="009411A7">
      <w:pPr>
        <w:pStyle w:val="af1"/>
        <w:rPr>
          <w:sz w:val="22"/>
        </w:rPr>
      </w:pPr>
      <w:r w:rsidRPr="009411A7">
        <w:rPr>
          <w:sz w:val="22"/>
        </w:rPr>
        <w:t>[6]</w:t>
      </w:r>
      <w:r w:rsidRPr="009411A7">
        <w:rPr>
          <w:sz w:val="22"/>
        </w:rPr>
        <w:tab/>
        <w:t xml:space="preserve">Gao J, Jiang L, Liu Y, </w:t>
      </w:r>
      <w:r w:rsidRPr="009411A7">
        <w:rPr>
          <w:sz w:val="22"/>
        </w:rPr>
        <w:t>等</w:t>
      </w:r>
      <w:r w:rsidRPr="009411A7">
        <w:rPr>
          <w:sz w:val="22"/>
        </w:rPr>
        <w:t>. Review and analysis on the development and applications of electrical imaging logging in oil-based mud[J]. Journal of Applied Geophysics, 2019, 171: 103872.</w:t>
      </w:r>
    </w:p>
    <w:p w14:paraId="4086C377" w14:textId="77777777" w:rsidR="009411A7" w:rsidRPr="009411A7" w:rsidRDefault="009411A7" w:rsidP="009411A7">
      <w:pPr>
        <w:pStyle w:val="af1"/>
        <w:rPr>
          <w:sz w:val="22"/>
        </w:rPr>
      </w:pPr>
      <w:r w:rsidRPr="009411A7">
        <w:rPr>
          <w:sz w:val="22"/>
        </w:rPr>
        <w:t>[7]</w:t>
      </w:r>
      <w:r w:rsidRPr="009411A7">
        <w:rPr>
          <w:sz w:val="22"/>
        </w:rPr>
        <w:tab/>
      </w:r>
      <w:r w:rsidRPr="009411A7">
        <w:rPr>
          <w:sz w:val="22"/>
        </w:rPr>
        <w:t>童亨茂</w:t>
      </w:r>
      <w:r w:rsidRPr="009411A7">
        <w:rPr>
          <w:sz w:val="22"/>
        </w:rPr>
        <w:t xml:space="preserve">. </w:t>
      </w:r>
      <w:r w:rsidRPr="009411A7">
        <w:rPr>
          <w:sz w:val="22"/>
        </w:rPr>
        <w:t>成像测井资料在构造裂缝预测和评价中的应用</w:t>
      </w:r>
      <w:r w:rsidRPr="009411A7">
        <w:rPr>
          <w:sz w:val="22"/>
        </w:rPr>
        <w:t xml:space="preserve">[J]. </w:t>
      </w:r>
      <w:r w:rsidRPr="009411A7">
        <w:rPr>
          <w:sz w:val="22"/>
        </w:rPr>
        <w:t>天然气工业</w:t>
      </w:r>
      <w:r w:rsidRPr="009411A7">
        <w:rPr>
          <w:sz w:val="22"/>
        </w:rPr>
        <w:t>, 2006(09): 58-61+166.</w:t>
      </w:r>
    </w:p>
    <w:p w14:paraId="0D0570CB" w14:textId="77777777" w:rsidR="009411A7" w:rsidRPr="009411A7" w:rsidRDefault="009411A7" w:rsidP="009411A7">
      <w:pPr>
        <w:pStyle w:val="af1"/>
        <w:rPr>
          <w:sz w:val="22"/>
        </w:rPr>
      </w:pPr>
      <w:r w:rsidRPr="009411A7">
        <w:rPr>
          <w:sz w:val="22"/>
        </w:rPr>
        <w:t>[8]</w:t>
      </w:r>
      <w:r w:rsidRPr="009411A7">
        <w:rPr>
          <w:sz w:val="22"/>
        </w:rPr>
        <w:tab/>
      </w:r>
      <w:r w:rsidRPr="009411A7">
        <w:rPr>
          <w:sz w:val="22"/>
        </w:rPr>
        <w:t>唐海全</w:t>
      </w:r>
      <w:r w:rsidRPr="009411A7">
        <w:rPr>
          <w:sz w:val="22"/>
        </w:rPr>
        <w:t xml:space="preserve">, </w:t>
      </w:r>
      <w:r w:rsidRPr="009411A7">
        <w:rPr>
          <w:sz w:val="22"/>
        </w:rPr>
        <w:t>肖红兵</w:t>
      </w:r>
      <w:r w:rsidRPr="009411A7">
        <w:rPr>
          <w:sz w:val="22"/>
        </w:rPr>
        <w:t xml:space="preserve">, </w:t>
      </w:r>
      <w:r w:rsidRPr="009411A7">
        <w:rPr>
          <w:sz w:val="22"/>
        </w:rPr>
        <w:t>李翠</w:t>
      </w:r>
      <w:r w:rsidRPr="009411A7">
        <w:rPr>
          <w:sz w:val="22"/>
        </w:rPr>
        <w:t xml:space="preserve">, </w:t>
      </w:r>
      <w:r w:rsidRPr="009411A7">
        <w:rPr>
          <w:sz w:val="22"/>
        </w:rPr>
        <w:t>等</w:t>
      </w:r>
      <w:r w:rsidRPr="009411A7">
        <w:rPr>
          <w:sz w:val="22"/>
        </w:rPr>
        <w:t xml:space="preserve">. </w:t>
      </w:r>
      <w:r w:rsidRPr="009411A7">
        <w:rPr>
          <w:sz w:val="22"/>
        </w:rPr>
        <w:t>基于随钻测井的地层界面识别方法</w:t>
      </w:r>
      <w:r w:rsidRPr="009411A7">
        <w:rPr>
          <w:sz w:val="22"/>
        </w:rPr>
        <w:t xml:space="preserve">[J]. </w:t>
      </w:r>
      <w:r w:rsidRPr="009411A7">
        <w:rPr>
          <w:sz w:val="22"/>
        </w:rPr>
        <w:t>天然气勘探与开发</w:t>
      </w:r>
      <w:r w:rsidRPr="009411A7">
        <w:rPr>
          <w:sz w:val="22"/>
        </w:rPr>
        <w:t>, 2016, 39(04): 8-12+97-98.</w:t>
      </w:r>
    </w:p>
    <w:p w14:paraId="24C4D6F1" w14:textId="77777777" w:rsidR="009411A7" w:rsidRPr="009411A7" w:rsidRDefault="009411A7" w:rsidP="009411A7">
      <w:pPr>
        <w:pStyle w:val="af1"/>
        <w:rPr>
          <w:sz w:val="22"/>
        </w:rPr>
      </w:pPr>
      <w:r w:rsidRPr="009411A7">
        <w:rPr>
          <w:sz w:val="22"/>
        </w:rPr>
        <w:t>[9]</w:t>
      </w:r>
      <w:r w:rsidRPr="009411A7">
        <w:rPr>
          <w:sz w:val="22"/>
        </w:rPr>
        <w:tab/>
      </w:r>
      <w:r w:rsidRPr="009411A7">
        <w:rPr>
          <w:sz w:val="22"/>
        </w:rPr>
        <w:t>唐海全</w:t>
      </w:r>
      <w:r w:rsidRPr="009411A7">
        <w:rPr>
          <w:sz w:val="22"/>
        </w:rPr>
        <w:t xml:space="preserve">. </w:t>
      </w:r>
      <w:r w:rsidRPr="009411A7">
        <w:rPr>
          <w:sz w:val="22"/>
        </w:rPr>
        <w:t>随钻方位伽马数据成像处理方法</w:t>
      </w:r>
      <w:r w:rsidRPr="009411A7">
        <w:rPr>
          <w:sz w:val="22"/>
        </w:rPr>
        <w:t xml:space="preserve">[J]. </w:t>
      </w:r>
      <w:r w:rsidRPr="009411A7">
        <w:rPr>
          <w:sz w:val="22"/>
        </w:rPr>
        <w:t>岩性油气藏</w:t>
      </w:r>
      <w:r w:rsidRPr="009411A7">
        <w:rPr>
          <w:sz w:val="22"/>
        </w:rPr>
        <w:t>, 2017, 29(01): 110–115.</w:t>
      </w:r>
    </w:p>
    <w:p w14:paraId="2E76A20F" w14:textId="77777777" w:rsidR="009411A7" w:rsidRPr="009411A7" w:rsidRDefault="009411A7" w:rsidP="009411A7">
      <w:pPr>
        <w:pStyle w:val="af1"/>
        <w:rPr>
          <w:sz w:val="22"/>
        </w:rPr>
      </w:pPr>
      <w:r w:rsidRPr="009411A7">
        <w:rPr>
          <w:sz w:val="22"/>
        </w:rPr>
        <w:t>[10]</w:t>
      </w:r>
      <w:r w:rsidRPr="009411A7">
        <w:rPr>
          <w:sz w:val="22"/>
        </w:rPr>
        <w:tab/>
        <w:t xml:space="preserve">Pizer S M, Amburn E P, Austin J D, </w:t>
      </w:r>
      <w:r w:rsidRPr="009411A7">
        <w:rPr>
          <w:sz w:val="22"/>
        </w:rPr>
        <w:t>等</w:t>
      </w:r>
      <w:r w:rsidRPr="009411A7">
        <w:rPr>
          <w:sz w:val="22"/>
        </w:rPr>
        <w:t xml:space="preserve">. Adaptive histogram equalization and its </w:t>
      </w:r>
      <w:r w:rsidRPr="009411A7">
        <w:rPr>
          <w:sz w:val="22"/>
        </w:rPr>
        <w:lastRenderedPageBreak/>
        <w:t>variations[J]. Computer Vision, Graphics, and Image Processing, 1987, 39(3): 355–368.</w:t>
      </w:r>
    </w:p>
    <w:p w14:paraId="1833F05E" w14:textId="77777777" w:rsidR="009411A7" w:rsidRPr="009411A7" w:rsidRDefault="009411A7" w:rsidP="009411A7">
      <w:pPr>
        <w:pStyle w:val="af1"/>
        <w:rPr>
          <w:sz w:val="22"/>
        </w:rPr>
      </w:pPr>
      <w:r w:rsidRPr="009411A7">
        <w:rPr>
          <w:sz w:val="22"/>
        </w:rPr>
        <w:t>[11]</w:t>
      </w:r>
      <w:r w:rsidRPr="009411A7">
        <w:rPr>
          <w:sz w:val="22"/>
        </w:rPr>
        <w:tab/>
        <w:t>Huang S-C, Cheng F-C, Chiu Y-S. Efficient Contrast Enhancement Using Adaptive Gamma Correction With Weighting Distribution[J]. IEEE Transactions on Image Processing, 2013, 22(3): 1032–1041.</w:t>
      </w:r>
    </w:p>
    <w:p w14:paraId="1B99149A" w14:textId="77777777" w:rsidR="009411A7" w:rsidRPr="009411A7" w:rsidRDefault="009411A7" w:rsidP="009411A7">
      <w:pPr>
        <w:pStyle w:val="af1"/>
        <w:rPr>
          <w:sz w:val="22"/>
        </w:rPr>
      </w:pPr>
      <w:r w:rsidRPr="009411A7">
        <w:rPr>
          <w:sz w:val="22"/>
        </w:rPr>
        <w:t>[12]</w:t>
      </w:r>
      <w:r w:rsidRPr="009411A7">
        <w:rPr>
          <w:sz w:val="22"/>
        </w:rPr>
        <w:tab/>
        <w:t>Fu Q, Celenk M, Wu A. An improved algorithm based on CLAHE for ultrasonic well logging image enhancement[J]. Cluster Computing, 2019, 22(5): 12609–12618.</w:t>
      </w:r>
    </w:p>
    <w:p w14:paraId="5AB8123D" w14:textId="77777777" w:rsidR="009411A7" w:rsidRPr="009411A7" w:rsidRDefault="009411A7" w:rsidP="009411A7">
      <w:pPr>
        <w:pStyle w:val="af1"/>
        <w:rPr>
          <w:sz w:val="22"/>
        </w:rPr>
      </w:pPr>
      <w:r w:rsidRPr="009411A7">
        <w:rPr>
          <w:sz w:val="22"/>
        </w:rPr>
        <w:t>[13]</w:t>
      </w:r>
      <w:r w:rsidRPr="009411A7">
        <w:rPr>
          <w:sz w:val="22"/>
        </w:rPr>
        <w:tab/>
      </w:r>
      <w:r w:rsidRPr="009411A7">
        <w:rPr>
          <w:sz w:val="22"/>
        </w:rPr>
        <w:t>赖富强</w:t>
      </w:r>
      <w:r w:rsidRPr="009411A7">
        <w:rPr>
          <w:sz w:val="22"/>
        </w:rPr>
        <w:t xml:space="preserve">. </w:t>
      </w:r>
      <w:r w:rsidRPr="009411A7">
        <w:rPr>
          <w:sz w:val="22"/>
        </w:rPr>
        <w:t>应用声电成像测井进行裂缝检测与评价研究</w:t>
      </w:r>
      <w:r w:rsidRPr="009411A7">
        <w:rPr>
          <w:sz w:val="22"/>
        </w:rPr>
        <w:t xml:space="preserve">[D]. </w:t>
      </w:r>
      <w:r w:rsidRPr="009411A7">
        <w:rPr>
          <w:sz w:val="22"/>
        </w:rPr>
        <w:t>中国石油大学</w:t>
      </w:r>
      <w:r w:rsidRPr="009411A7">
        <w:rPr>
          <w:sz w:val="22"/>
        </w:rPr>
        <w:t>, 2007.</w:t>
      </w:r>
    </w:p>
    <w:p w14:paraId="62A09423" w14:textId="77777777" w:rsidR="009411A7" w:rsidRPr="009411A7" w:rsidRDefault="009411A7" w:rsidP="009411A7">
      <w:pPr>
        <w:pStyle w:val="af1"/>
        <w:rPr>
          <w:sz w:val="22"/>
        </w:rPr>
      </w:pPr>
      <w:r w:rsidRPr="009411A7">
        <w:rPr>
          <w:sz w:val="22"/>
        </w:rPr>
        <w:t>[14]</w:t>
      </w:r>
      <w:r w:rsidRPr="009411A7">
        <w:rPr>
          <w:sz w:val="22"/>
        </w:rPr>
        <w:tab/>
      </w:r>
      <w:r w:rsidRPr="009411A7">
        <w:rPr>
          <w:sz w:val="22"/>
        </w:rPr>
        <w:t>赖富强</w:t>
      </w:r>
      <w:r w:rsidRPr="009411A7">
        <w:rPr>
          <w:sz w:val="22"/>
        </w:rPr>
        <w:t xml:space="preserve">. </w:t>
      </w:r>
      <w:r w:rsidRPr="009411A7">
        <w:rPr>
          <w:sz w:val="22"/>
        </w:rPr>
        <w:t>电成像测井处理及解释方法研究</w:t>
      </w:r>
      <w:r w:rsidRPr="009411A7">
        <w:rPr>
          <w:sz w:val="22"/>
        </w:rPr>
        <w:t xml:space="preserve">[D]. </w:t>
      </w:r>
      <w:r w:rsidRPr="009411A7">
        <w:rPr>
          <w:sz w:val="22"/>
        </w:rPr>
        <w:t>中国石油大学</w:t>
      </w:r>
      <w:r w:rsidRPr="009411A7">
        <w:rPr>
          <w:sz w:val="22"/>
        </w:rPr>
        <w:t>, 2011.</w:t>
      </w:r>
    </w:p>
    <w:p w14:paraId="455FE4B9" w14:textId="77777777" w:rsidR="009411A7" w:rsidRPr="009411A7" w:rsidRDefault="009411A7" w:rsidP="009411A7">
      <w:pPr>
        <w:pStyle w:val="af1"/>
        <w:rPr>
          <w:sz w:val="22"/>
        </w:rPr>
      </w:pPr>
      <w:r w:rsidRPr="009411A7">
        <w:rPr>
          <w:sz w:val="22"/>
        </w:rPr>
        <w:t>[15]</w:t>
      </w:r>
      <w:r w:rsidRPr="009411A7">
        <w:rPr>
          <w:sz w:val="22"/>
        </w:rPr>
        <w:tab/>
      </w:r>
      <w:r w:rsidRPr="009411A7">
        <w:rPr>
          <w:sz w:val="22"/>
        </w:rPr>
        <w:t>张丽</w:t>
      </w:r>
      <w:r w:rsidRPr="009411A7">
        <w:rPr>
          <w:sz w:val="22"/>
        </w:rPr>
        <w:t xml:space="preserve">. </w:t>
      </w:r>
      <w:r w:rsidRPr="009411A7">
        <w:rPr>
          <w:sz w:val="22"/>
        </w:rPr>
        <w:t>随钻方位密度成像测井基础研究</w:t>
      </w:r>
      <w:r w:rsidRPr="009411A7">
        <w:rPr>
          <w:sz w:val="22"/>
        </w:rPr>
        <w:t xml:space="preserve">[D]. </w:t>
      </w:r>
      <w:r w:rsidRPr="009411A7">
        <w:rPr>
          <w:sz w:val="22"/>
        </w:rPr>
        <w:t>中国石油大学（华东）</w:t>
      </w:r>
      <w:r w:rsidRPr="009411A7">
        <w:rPr>
          <w:sz w:val="22"/>
        </w:rPr>
        <w:t>, 2013.</w:t>
      </w:r>
    </w:p>
    <w:p w14:paraId="0AD6572A" w14:textId="77777777" w:rsidR="009411A7" w:rsidRPr="009411A7" w:rsidRDefault="009411A7" w:rsidP="009411A7">
      <w:pPr>
        <w:pStyle w:val="af1"/>
        <w:rPr>
          <w:sz w:val="22"/>
        </w:rPr>
      </w:pPr>
      <w:r w:rsidRPr="009411A7">
        <w:rPr>
          <w:sz w:val="22"/>
        </w:rPr>
        <w:t>[16]</w:t>
      </w:r>
      <w:r w:rsidRPr="009411A7">
        <w:rPr>
          <w:sz w:val="22"/>
        </w:rPr>
        <w:tab/>
      </w:r>
      <w:r w:rsidRPr="009411A7">
        <w:rPr>
          <w:sz w:val="22"/>
        </w:rPr>
        <w:t>唐佳伟</w:t>
      </w:r>
      <w:r w:rsidRPr="009411A7">
        <w:rPr>
          <w:sz w:val="22"/>
        </w:rPr>
        <w:t xml:space="preserve">. </w:t>
      </w:r>
      <w:r w:rsidRPr="009411A7">
        <w:rPr>
          <w:sz w:val="22"/>
        </w:rPr>
        <w:t>成像测井资料处理与裂缝识别方法研究</w:t>
      </w:r>
      <w:r w:rsidRPr="009411A7">
        <w:rPr>
          <w:sz w:val="22"/>
        </w:rPr>
        <w:t xml:space="preserve">[D]. </w:t>
      </w:r>
      <w:r w:rsidRPr="009411A7">
        <w:rPr>
          <w:sz w:val="22"/>
        </w:rPr>
        <w:t>西安科技大学</w:t>
      </w:r>
      <w:r w:rsidRPr="009411A7">
        <w:rPr>
          <w:sz w:val="22"/>
        </w:rPr>
        <w:t>, 2013.</w:t>
      </w:r>
    </w:p>
    <w:p w14:paraId="5BDAA472" w14:textId="77777777" w:rsidR="009411A7" w:rsidRPr="009411A7" w:rsidRDefault="009411A7" w:rsidP="009411A7">
      <w:pPr>
        <w:pStyle w:val="af1"/>
        <w:rPr>
          <w:sz w:val="22"/>
        </w:rPr>
      </w:pPr>
      <w:r w:rsidRPr="009411A7">
        <w:rPr>
          <w:sz w:val="22"/>
        </w:rPr>
        <w:t>[17]</w:t>
      </w:r>
      <w:r w:rsidRPr="009411A7">
        <w:rPr>
          <w:sz w:val="22"/>
        </w:rPr>
        <w:tab/>
        <w:t>Ferrari J A, Flores J L. Nondirectional edge enhancement by contrast-reverted low-pass Fourier filtering[J]. Applied Optics, Optical Society of America, 2010, 49(17): 3291–3296.</w:t>
      </w:r>
    </w:p>
    <w:p w14:paraId="1B9C3B13" w14:textId="4721E944" w:rsidR="00A15132" w:rsidRPr="00A15132" w:rsidDel="00F80165" w:rsidRDefault="00F80165">
      <w:pPr>
        <w:pStyle w:val="af1"/>
        <w:rPr>
          <w:del w:id="1969" w:author="田 恒" w:date="2021-12-23T11:43:00Z"/>
          <w:sz w:val="22"/>
        </w:rPr>
      </w:pPr>
      <w:r>
        <w:rPr>
          <w:sz w:val="22"/>
        </w:rPr>
        <w:fldChar w:fldCharType="end"/>
      </w:r>
      <w:del w:id="1970" w:author="田 恒" w:date="2021-12-23T11:43:00Z">
        <w:r w:rsidR="00A15132" w:rsidRPr="00A15132" w:rsidDel="00F80165">
          <w:rPr>
            <w:sz w:val="22"/>
          </w:rPr>
          <w:delText>[1]</w:delText>
        </w:r>
        <w:r w:rsidR="00A15132" w:rsidRPr="00A15132" w:rsidDel="00F80165">
          <w:rPr>
            <w:sz w:val="22"/>
          </w:rPr>
          <w:tab/>
        </w:r>
      </w:del>
      <w:del w:id="1971" w:author="田 恒" w:date="2021-12-23T11:35:00Z">
        <w:r w:rsidR="00A15132" w:rsidRPr="00A15132" w:rsidDel="00861697">
          <w:rPr>
            <w:sz w:val="22"/>
          </w:rPr>
          <w:delText>“The Key Technologies of High Precision Imaging Logging while Drilling.” http://www.syzt.com.cn/en/article/doi/10.11911/syztjs.2019060 (accessed Dec. 22, 2021).</w:delText>
        </w:r>
      </w:del>
    </w:p>
    <w:p w14:paraId="5392FE39" w14:textId="543F21D1" w:rsidR="00A15132" w:rsidRPr="00A15132" w:rsidDel="00F80165" w:rsidRDefault="00A15132">
      <w:pPr>
        <w:pStyle w:val="af1"/>
        <w:rPr>
          <w:del w:id="1972" w:author="田 恒" w:date="2021-12-23T11:43:00Z"/>
          <w:sz w:val="22"/>
        </w:rPr>
      </w:pPr>
      <w:del w:id="1973" w:author="田 恒" w:date="2021-12-23T11:43:00Z">
        <w:r w:rsidRPr="00A15132" w:rsidDel="00F80165">
          <w:rPr>
            <w:sz w:val="22"/>
          </w:rPr>
          <w:delText>[2]</w:delText>
        </w:r>
        <w:r w:rsidRPr="00A15132" w:rsidDel="00F80165">
          <w:rPr>
            <w:sz w:val="22"/>
          </w:rPr>
          <w:tab/>
        </w:r>
        <w:r w:rsidRPr="00A15132" w:rsidDel="00F80165">
          <w:rPr>
            <w:sz w:val="22"/>
          </w:rPr>
          <w:delText>李安宗</w:delText>
        </w:r>
        <w:r w:rsidRPr="00A15132" w:rsidDel="00F80165">
          <w:rPr>
            <w:sz w:val="22"/>
          </w:rPr>
          <w:delText xml:space="preserve">, </w:delText>
        </w:r>
        <w:r w:rsidRPr="00A15132" w:rsidDel="00F80165">
          <w:rPr>
            <w:sz w:val="22"/>
          </w:rPr>
          <w:delText>骆庆锋</w:delText>
        </w:r>
        <w:r w:rsidRPr="00A15132" w:rsidDel="00F80165">
          <w:rPr>
            <w:sz w:val="22"/>
          </w:rPr>
          <w:delText xml:space="preserve">, </w:delText>
        </w:r>
        <w:r w:rsidRPr="00A15132" w:rsidDel="00F80165">
          <w:rPr>
            <w:sz w:val="22"/>
          </w:rPr>
          <w:delText>李留</w:delText>
        </w:r>
        <w:r w:rsidRPr="00A15132" w:rsidDel="00F80165">
          <w:rPr>
            <w:sz w:val="22"/>
          </w:rPr>
          <w:delText xml:space="preserve">, </w:delText>
        </w:r>
        <w:r w:rsidRPr="00A15132" w:rsidDel="00F80165">
          <w:rPr>
            <w:sz w:val="22"/>
          </w:rPr>
          <w:delText>范宇翔</w:delText>
        </w:r>
        <w:r w:rsidRPr="00A15132" w:rsidDel="00F80165">
          <w:rPr>
            <w:sz w:val="22"/>
          </w:rPr>
          <w:delText xml:space="preserve">, </w:delText>
        </w:r>
        <w:r w:rsidRPr="00A15132" w:rsidDel="00F80165">
          <w:rPr>
            <w:sz w:val="22"/>
          </w:rPr>
          <w:delText>宋森</w:delText>
        </w:r>
        <w:r w:rsidRPr="00A15132" w:rsidDel="00F80165">
          <w:rPr>
            <w:sz w:val="22"/>
          </w:rPr>
          <w:delText>,</w:delText>
        </w:r>
      </w:del>
      <w:del w:id="1974" w:author="田 恒" w:date="2021-12-23T11:36:00Z">
        <w:r w:rsidRPr="00A15132" w:rsidDel="00861697">
          <w:rPr>
            <w:sz w:val="22"/>
          </w:rPr>
          <w:delText xml:space="preserve"> and </w:delText>
        </w:r>
      </w:del>
      <w:del w:id="1975" w:author="田 恒" w:date="2021-12-23T11:43:00Z">
        <w:r w:rsidRPr="00A15132" w:rsidDel="00F80165">
          <w:rPr>
            <w:sz w:val="22"/>
          </w:rPr>
          <w:delText>王珺</w:delText>
        </w:r>
        <w:r w:rsidRPr="00A15132" w:rsidDel="00F80165">
          <w:rPr>
            <w:sz w:val="22"/>
          </w:rPr>
          <w:delText xml:space="preserve">, </w:delText>
        </w:r>
      </w:del>
      <w:del w:id="1976" w:author="田 恒" w:date="2021-12-23T11:37:00Z">
        <w:r w:rsidRPr="00A15132" w:rsidDel="00861697">
          <w:rPr>
            <w:sz w:val="22"/>
          </w:rPr>
          <w:delText>“</w:delText>
        </w:r>
      </w:del>
      <w:del w:id="1977" w:author="田 恒" w:date="2021-12-23T11:43:00Z">
        <w:r w:rsidRPr="00A15132" w:rsidDel="00F80165">
          <w:rPr>
            <w:sz w:val="22"/>
          </w:rPr>
          <w:delText>随钻方位自然伽马成像测井在地质导向中的应用</w:delText>
        </w:r>
        <w:r w:rsidRPr="00A15132" w:rsidDel="00F80165">
          <w:rPr>
            <w:sz w:val="22"/>
          </w:rPr>
          <w:delText>,</w:delText>
        </w:r>
      </w:del>
      <w:del w:id="1978" w:author="田 恒" w:date="2021-12-23T11:37:00Z">
        <w:r w:rsidRPr="00A15132" w:rsidDel="00861697">
          <w:rPr>
            <w:sz w:val="22"/>
          </w:rPr>
          <w:delText>”</w:delText>
        </w:r>
      </w:del>
      <w:del w:id="1979" w:author="田 恒" w:date="2021-12-23T11:43:00Z">
        <w:r w:rsidRPr="00A15132" w:rsidDel="00F80165">
          <w:rPr>
            <w:sz w:val="22"/>
          </w:rPr>
          <w:delText xml:space="preserve"> </w:delText>
        </w:r>
        <w:r w:rsidRPr="00A15132" w:rsidDel="00F80165">
          <w:rPr>
            <w:sz w:val="22"/>
          </w:rPr>
          <w:delText>测井技术</w:delText>
        </w:r>
        <w:r w:rsidRPr="00A15132" w:rsidDel="00F80165">
          <w:rPr>
            <w:sz w:val="22"/>
          </w:rPr>
          <w:delText>, vol. 41, no. 06, pp. 713–717, 2017.</w:delText>
        </w:r>
      </w:del>
    </w:p>
    <w:p w14:paraId="492FC4FF" w14:textId="7250F6FC" w:rsidR="00A15132" w:rsidRPr="00A15132" w:rsidDel="00F80165" w:rsidRDefault="00A15132">
      <w:pPr>
        <w:pStyle w:val="af1"/>
        <w:rPr>
          <w:del w:id="1980" w:author="田 恒" w:date="2021-12-23T11:43:00Z"/>
          <w:sz w:val="22"/>
        </w:rPr>
      </w:pPr>
      <w:del w:id="1981" w:author="田 恒" w:date="2021-12-23T11:43:00Z">
        <w:r w:rsidRPr="00A15132" w:rsidDel="00F80165">
          <w:rPr>
            <w:sz w:val="22"/>
          </w:rPr>
          <w:delText>[3]</w:delText>
        </w:r>
        <w:r w:rsidRPr="00A15132" w:rsidDel="00F80165">
          <w:rPr>
            <w:sz w:val="22"/>
          </w:rPr>
          <w:tab/>
        </w:r>
        <w:r w:rsidRPr="00A15132" w:rsidDel="00F80165">
          <w:rPr>
            <w:sz w:val="22"/>
          </w:rPr>
          <w:delText>张鹏云</w:delText>
        </w:r>
        <w:r w:rsidRPr="00A15132" w:rsidDel="00F80165">
          <w:rPr>
            <w:sz w:val="22"/>
          </w:rPr>
          <w:delText xml:space="preserve">, </w:delText>
        </w:r>
        <w:r w:rsidRPr="00A15132" w:rsidDel="00F80165">
          <w:rPr>
            <w:sz w:val="22"/>
          </w:rPr>
          <w:delText>孙建孟</w:delText>
        </w:r>
        <w:r w:rsidRPr="00A15132" w:rsidDel="00F80165">
          <w:rPr>
            <w:sz w:val="22"/>
          </w:rPr>
          <w:delText xml:space="preserve">, </w:delText>
        </w:r>
        <w:r w:rsidRPr="00A15132" w:rsidDel="00F80165">
          <w:rPr>
            <w:sz w:val="22"/>
          </w:rPr>
          <w:delText>成志刚</w:delText>
        </w:r>
        <w:r w:rsidRPr="00A15132" w:rsidDel="00F80165">
          <w:rPr>
            <w:sz w:val="22"/>
          </w:rPr>
          <w:delText xml:space="preserve">, </w:delText>
        </w:r>
        <w:r w:rsidRPr="00A15132" w:rsidDel="00F80165">
          <w:rPr>
            <w:sz w:val="22"/>
          </w:rPr>
          <w:delText>王志勇</w:delText>
        </w:r>
        <w:r w:rsidRPr="00A15132" w:rsidDel="00F80165">
          <w:rPr>
            <w:sz w:val="22"/>
          </w:rPr>
          <w:delText xml:space="preserve">, </w:delText>
        </w:r>
        <w:r w:rsidRPr="00A15132" w:rsidDel="00F80165">
          <w:rPr>
            <w:sz w:val="22"/>
          </w:rPr>
          <w:delText>罗少成</w:delText>
        </w:r>
        <w:r w:rsidRPr="00A15132" w:rsidDel="00F80165">
          <w:rPr>
            <w:sz w:val="22"/>
          </w:rPr>
          <w:delText xml:space="preserve">, and </w:delText>
        </w:r>
        <w:r w:rsidRPr="00A15132" w:rsidDel="00F80165">
          <w:rPr>
            <w:sz w:val="22"/>
          </w:rPr>
          <w:delText>吴有彬</w:delText>
        </w:r>
        <w:r w:rsidRPr="00A15132" w:rsidDel="00F80165">
          <w:rPr>
            <w:sz w:val="22"/>
          </w:rPr>
          <w:delText>, “</w:delText>
        </w:r>
        <w:r w:rsidRPr="00A15132" w:rsidDel="00F80165">
          <w:rPr>
            <w:sz w:val="22"/>
          </w:rPr>
          <w:delText>随钻方位伽马成像测井在鄂尔多斯盆地</w:delText>
        </w:r>
        <w:r w:rsidRPr="00A15132" w:rsidDel="00F80165">
          <w:rPr>
            <w:sz w:val="22"/>
          </w:rPr>
          <w:delText>H</w:delText>
        </w:r>
        <w:r w:rsidRPr="00A15132" w:rsidDel="00F80165">
          <w:rPr>
            <w:sz w:val="22"/>
          </w:rPr>
          <w:delText>井区水平井地质导向中的应用</w:delText>
        </w:r>
        <w:r w:rsidRPr="00A15132" w:rsidDel="00F80165">
          <w:rPr>
            <w:sz w:val="22"/>
          </w:rPr>
          <w:delText xml:space="preserve">,” </w:delText>
        </w:r>
        <w:r w:rsidRPr="00A15132" w:rsidDel="00F80165">
          <w:rPr>
            <w:sz w:val="22"/>
          </w:rPr>
          <w:delText>科学技术与工程</w:delText>
        </w:r>
        <w:r w:rsidRPr="00A15132" w:rsidDel="00F80165">
          <w:rPr>
            <w:sz w:val="22"/>
          </w:rPr>
          <w:delText>, vol. 21, no. 23, pp. 9713–9724, 2021.</w:delText>
        </w:r>
      </w:del>
    </w:p>
    <w:p w14:paraId="48A540E1" w14:textId="49AF7E2B" w:rsidR="00A15132" w:rsidRPr="00A15132" w:rsidDel="00F80165" w:rsidRDefault="00A15132">
      <w:pPr>
        <w:pStyle w:val="af1"/>
        <w:rPr>
          <w:del w:id="1982" w:author="田 恒" w:date="2021-12-23T11:43:00Z"/>
          <w:sz w:val="22"/>
        </w:rPr>
      </w:pPr>
      <w:del w:id="1983" w:author="田 恒" w:date="2021-12-23T11:43:00Z">
        <w:r w:rsidRPr="00A15132" w:rsidDel="00F80165">
          <w:rPr>
            <w:sz w:val="22"/>
          </w:rPr>
          <w:delText>[4]</w:delText>
        </w:r>
        <w:r w:rsidRPr="00A15132" w:rsidDel="00F80165">
          <w:rPr>
            <w:sz w:val="22"/>
          </w:rPr>
          <w:tab/>
        </w:r>
        <w:r w:rsidRPr="00A15132" w:rsidDel="00F80165">
          <w:rPr>
            <w:sz w:val="22"/>
          </w:rPr>
          <w:delText>许明亮</w:delText>
        </w:r>
        <w:r w:rsidRPr="00A15132" w:rsidDel="00F80165">
          <w:rPr>
            <w:sz w:val="22"/>
          </w:rPr>
          <w:delText xml:space="preserve">, </w:delText>
        </w:r>
        <w:r w:rsidRPr="00A15132" w:rsidDel="00F80165">
          <w:rPr>
            <w:sz w:val="22"/>
          </w:rPr>
          <w:delText>任大明</w:delText>
        </w:r>
        <w:r w:rsidRPr="00A15132" w:rsidDel="00F80165">
          <w:rPr>
            <w:sz w:val="22"/>
          </w:rPr>
          <w:delText xml:space="preserve">, </w:delText>
        </w:r>
        <w:r w:rsidRPr="00A15132" w:rsidDel="00F80165">
          <w:rPr>
            <w:sz w:val="22"/>
          </w:rPr>
          <w:delText>黄焌淞</w:delText>
        </w:r>
        <w:r w:rsidRPr="00A15132" w:rsidDel="00F80165">
          <w:rPr>
            <w:sz w:val="22"/>
          </w:rPr>
          <w:delText xml:space="preserve">, </w:delText>
        </w:r>
        <w:r w:rsidRPr="00A15132" w:rsidDel="00F80165">
          <w:rPr>
            <w:sz w:val="22"/>
          </w:rPr>
          <w:delText>万禧煌</w:delText>
        </w:r>
        <w:r w:rsidRPr="00A15132" w:rsidDel="00F80165">
          <w:rPr>
            <w:sz w:val="22"/>
          </w:rPr>
          <w:delText xml:space="preserve">, and </w:delText>
        </w:r>
        <w:r w:rsidRPr="00A15132" w:rsidDel="00F80165">
          <w:rPr>
            <w:sz w:val="22"/>
          </w:rPr>
          <w:delText>牛朋</w:delText>
        </w:r>
        <w:r w:rsidRPr="00A15132" w:rsidDel="00F80165">
          <w:rPr>
            <w:sz w:val="22"/>
          </w:rPr>
          <w:delText>, “</w:delText>
        </w:r>
        <w:r w:rsidRPr="00A15132" w:rsidDel="00F80165">
          <w:rPr>
            <w:sz w:val="22"/>
          </w:rPr>
          <w:delText>多功能超声成像测井仪在工程测井中的应用</w:delText>
        </w:r>
        <w:r w:rsidRPr="00A15132" w:rsidDel="00F80165">
          <w:rPr>
            <w:sz w:val="22"/>
          </w:rPr>
          <w:delText xml:space="preserve">,” </w:delText>
        </w:r>
        <w:r w:rsidRPr="00A15132" w:rsidDel="00F80165">
          <w:rPr>
            <w:sz w:val="22"/>
          </w:rPr>
          <w:delText>天津科技</w:delText>
        </w:r>
        <w:r w:rsidRPr="00A15132" w:rsidDel="00F80165">
          <w:rPr>
            <w:sz w:val="22"/>
          </w:rPr>
          <w:delText>, vol. 48, no. 02, pp. 66–69, 2021.</w:delText>
        </w:r>
      </w:del>
    </w:p>
    <w:p w14:paraId="06B6D434" w14:textId="603755D1" w:rsidR="00A15132" w:rsidRPr="00A15132" w:rsidDel="00F80165" w:rsidRDefault="00A15132">
      <w:pPr>
        <w:pStyle w:val="af1"/>
        <w:rPr>
          <w:del w:id="1984" w:author="田 恒" w:date="2021-12-23T11:43:00Z"/>
          <w:sz w:val="22"/>
        </w:rPr>
      </w:pPr>
      <w:del w:id="1985" w:author="田 恒" w:date="2021-12-23T11:43:00Z">
        <w:r w:rsidRPr="00A15132" w:rsidDel="00F80165">
          <w:rPr>
            <w:sz w:val="22"/>
          </w:rPr>
          <w:delText>[5]</w:delText>
        </w:r>
        <w:r w:rsidRPr="00A15132" w:rsidDel="00F80165">
          <w:rPr>
            <w:sz w:val="22"/>
          </w:rPr>
          <w:tab/>
          <w:delText xml:space="preserve">J. Gao, L. Jiang, Y. Liu, and Y. Chen, “Review and analysis on the development and applications of electrical imaging logging in oil-based mud,” </w:delText>
        </w:r>
        <w:r w:rsidRPr="00A15132" w:rsidDel="00F80165">
          <w:rPr>
            <w:i/>
            <w:iCs/>
            <w:sz w:val="22"/>
          </w:rPr>
          <w:delText>Journal of Applied Geophysics</w:delText>
        </w:r>
        <w:r w:rsidRPr="00A15132" w:rsidDel="00F80165">
          <w:rPr>
            <w:sz w:val="22"/>
          </w:rPr>
          <w:delText>, vol. 171, p. 103872, Dec. 2019, doi: 10.1016/j.jappgeo.2019.103872.</w:delText>
        </w:r>
      </w:del>
    </w:p>
    <w:p w14:paraId="2EF787EA" w14:textId="25749320" w:rsidR="00A15132" w:rsidRPr="00A15132" w:rsidDel="00F80165" w:rsidRDefault="00A15132">
      <w:pPr>
        <w:pStyle w:val="af1"/>
        <w:rPr>
          <w:del w:id="1986" w:author="田 恒" w:date="2021-12-23T11:43:00Z"/>
          <w:sz w:val="22"/>
        </w:rPr>
      </w:pPr>
      <w:del w:id="1987" w:author="田 恒" w:date="2021-12-23T11:43:00Z">
        <w:r w:rsidRPr="00A15132" w:rsidDel="00F80165">
          <w:rPr>
            <w:sz w:val="22"/>
          </w:rPr>
          <w:delText>[6]</w:delText>
        </w:r>
        <w:r w:rsidRPr="00A15132" w:rsidDel="00F80165">
          <w:rPr>
            <w:sz w:val="22"/>
          </w:rPr>
          <w:tab/>
        </w:r>
        <w:r w:rsidRPr="00A15132" w:rsidDel="00F80165">
          <w:rPr>
            <w:sz w:val="22"/>
          </w:rPr>
          <w:delText>童亨茂</w:delText>
        </w:r>
        <w:r w:rsidRPr="00A15132" w:rsidDel="00F80165">
          <w:rPr>
            <w:sz w:val="22"/>
          </w:rPr>
          <w:delText>, “</w:delText>
        </w:r>
        <w:r w:rsidRPr="00A15132" w:rsidDel="00F80165">
          <w:rPr>
            <w:sz w:val="22"/>
          </w:rPr>
          <w:delText>成像测井资料在构造裂缝预测和评价中的应用</w:delText>
        </w:r>
        <w:r w:rsidRPr="00A15132" w:rsidDel="00F80165">
          <w:rPr>
            <w:sz w:val="22"/>
          </w:rPr>
          <w:delText xml:space="preserve">,” </w:delText>
        </w:r>
        <w:r w:rsidRPr="00A15132" w:rsidDel="00F80165">
          <w:rPr>
            <w:sz w:val="22"/>
          </w:rPr>
          <w:delText>天然气工业</w:delText>
        </w:r>
        <w:r w:rsidRPr="00A15132" w:rsidDel="00F80165">
          <w:rPr>
            <w:sz w:val="22"/>
          </w:rPr>
          <w:delText>, no. 09, pp. 58-61+166, 2006.</w:delText>
        </w:r>
      </w:del>
    </w:p>
    <w:p w14:paraId="6925D83F" w14:textId="43768D6D" w:rsidR="00A15132" w:rsidRPr="00A15132" w:rsidDel="00F80165" w:rsidRDefault="00A15132">
      <w:pPr>
        <w:pStyle w:val="af1"/>
        <w:rPr>
          <w:del w:id="1988" w:author="田 恒" w:date="2021-12-23T11:43:00Z"/>
          <w:sz w:val="22"/>
        </w:rPr>
      </w:pPr>
      <w:del w:id="1989" w:author="田 恒" w:date="2021-12-23T11:43:00Z">
        <w:r w:rsidRPr="00A15132" w:rsidDel="00F80165">
          <w:rPr>
            <w:sz w:val="22"/>
          </w:rPr>
          <w:delText>[7]</w:delText>
        </w:r>
        <w:r w:rsidRPr="00A15132" w:rsidDel="00F80165">
          <w:rPr>
            <w:sz w:val="22"/>
          </w:rPr>
          <w:tab/>
        </w:r>
        <w:r w:rsidRPr="00A15132" w:rsidDel="00F80165">
          <w:rPr>
            <w:sz w:val="22"/>
          </w:rPr>
          <w:delText>唐海全</w:delText>
        </w:r>
        <w:r w:rsidRPr="00A15132" w:rsidDel="00F80165">
          <w:rPr>
            <w:sz w:val="22"/>
          </w:rPr>
          <w:delText xml:space="preserve">, </w:delText>
        </w:r>
        <w:r w:rsidRPr="00A15132" w:rsidDel="00F80165">
          <w:rPr>
            <w:sz w:val="22"/>
          </w:rPr>
          <w:delText>肖红兵</w:delText>
        </w:r>
        <w:r w:rsidRPr="00A15132" w:rsidDel="00F80165">
          <w:rPr>
            <w:sz w:val="22"/>
          </w:rPr>
          <w:delText xml:space="preserve">, </w:delText>
        </w:r>
        <w:r w:rsidRPr="00A15132" w:rsidDel="00F80165">
          <w:rPr>
            <w:sz w:val="22"/>
          </w:rPr>
          <w:delText>李翠</w:delText>
        </w:r>
        <w:r w:rsidRPr="00A15132" w:rsidDel="00F80165">
          <w:rPr>
            <w:sz w:val="22"/>
          </w:rPr>
          <w:delText xml:space="preserve">, and </w:delText>
        </w:r>
        <w:r w:rsidRPr="00A15132" w:rsidDel="00F80165">
          <w:rPr>
            <w:sz w:val="22"/>
          </w:rPr>
          <w:delText>杨震</w:delText>
        </w:r>
        <w:r w:rsidRPr="00A15132" w:rsidDel="00F80165">
          <w:rPr>
            <w:sz w:val="22"/>
          </w:rPr>
          <w:delText>, “</w:delText>
        </w:r>
        <w:r w:rsidRPr="00A15132" w:rsidDel="00F80165">
          <w:rPr>
            <w:sz w:val="22"/>
          </w:rPr>
          <w:delText>基于随钻测井的地层界面识别方法</w:delText>
        </w:r>
        <w:r w:rsidRPr="00A15132" w:rsidDel="00F80165">
          <w:rPr>
            <w:sz w:val="22"/>
          </w:rPr>
          <w:delText xml:space="preserve">,” </w:delText>
        </w:r>
        <w:r w:rsidRPr="00A15132" w:rsidDel="00F80165">
          <w:rPr>
            <w:sz w:val="22"/>
          </w:rPr>
          <w:delText>天然气勘探与开发</w:delText>
        </w:r>
        <w:r w:rsidRPr="00A15132" w:rsidDel="00F80165">
          <w:rPr>
            <w:sz w:val="22"/>
          </w:rPr>
          <w:delText>, vol. 39, no. 04, pp. 8-12+97-98, 2016.</w:delText>
        </w:r>
      </w:del>
    </w:p>
    <w:p w14:paraId="6BE5EA96" w14:textId="2DE5218A" w:rsidR="00A15132" w:rsidRPr="00A15132" w:rsidDel="00F80165" w:rsidRDefault="00A15132">
      <w:pPr>
        <w:pStyle w:val="af1"/>
        <w:rPr>
          <w:del w:id="1990" w:author="田 恒" w:date="2021-12-23T11:43:00Z"/>
          <w:sz w:val="22"/>
        </w:rPr>
      </w:pPr>
      <w:del w:id="1991" w:author="田 恒" w:date="2021-12-23T11:43:00Z">
        <w:r w:rsidRPr="00A15132" w:rsidDel="00F80165">
          <w:rPr>
            <w:sz w:val="22"/>
          </w:rPr>
          <w:delText>[8]</w:delText>
        </w:r>
        <w:r w:rsidRPr="00A15132" w:rsidDel="00F80165">
          <w:rPr>
            <w:sz w:val="22"/>
          </w:rPr>
          <w:tab/>
        </w:r>
        <w:r w:rsidRPr="00A15132" w:rsidDel="00F80165">
          <w:rPr>
            <w:sz w:val="22"/>
          </w:rPr>
          <w:delText>唐海全</w:delText>
        </w:r>
        <w:r w:rsidRPr="00A15132" w:rsidDel="00F80165">
          <w:rPr>
            <w:sz w:val="22"/>
          </w:rPr>
          <w:delText>, “</w:delText>
        </w:r>
        <w:r w:rsidRPr="00A15132" w:rsidDel="00F80165">
          <w:rPr>
            <w:sz w:val="22"/>
          </w:rPr>
          <w:delText>随钻方位伽马数据成像处理方法</w:delText>
        </w:r>
        <w:r w:rsidRPr="00A15132" w:rsidDel="00F80165">
          <w:rPr>
            <w:sz w:val="22"/>
          </w:rPr>
          <w:delText xml:space="preserve">,” </w:delText>
        </w:r>
        <w:r w:rsidRPr="00A15132" w:rsidDel="00F80165">
          <w:rPr>
            <w:sz w:val="22"/>
          </w:rPr>
          <w:delText>岩性油气藏</w:delText>
        </w:r>
        <w:r w:rsidRPr="00A15132" w:rsidDel="00F80165">
          <w:rPr>
            <w:sz w:val="22"/>
          </w:rPr>
          <w:delText>, vol. 29, no. 01, pp. 110–115, 2017.</w:delText>
        </w:r>
      </w:del>
    </w:p>
    <w:p w14:paraId="6E656670" w14:textId="02E8AA4A" w:rsidR="00A15132" w:rsidRPr="00A15132" w:rsidDel="00F80165" w:rsidRDefault="00A15132">
      <w:pPr>
        <w:pStyle w:val="af1"/>
        <w:rPr>
          <w:del w:id="1992" w:author="田 恒" w:date="2021-12-23T11:43:00Z"/>
          <w:sz w:val="22"/>
        </w:rPr>
      </w:pPr>
      <w:del w:id="1993" w:author="田 恒" w:date="2021-12-23T11:43:00Z">
        <w:r w:rsidRPr="00A15132" w:rsidDel="00F80165">
          <w:rPr>
            <w:sz w:val="22"/>
          </w:rPr>
          <w:delText>[9]</w:delText>
        </w:r>
        <w:r w:rsidRPr="00A15132" w:rsidDel="00F80165">
          <w:rPr>
            <w:sz w:val="22"/>
          </w:rPr>
          <w:tab/>
          <w:delText xml:space="preserve">S. M. Pizer </w:delText>
        </w:r>
        <w:r w:rsidRPr="00A15132" w:rsidDel="00F80165">
          <w:rPr>
            <w:i/>
            <w:iCs/>
            <w:sz w:val="22"/>
          </w:rPr>
          <w:delText>et al.</w:delText>
        </w:r>
        <w:r w:rsidRPr="00A15132" w:rsidDel="00F80165">
          <w:rPr>
            <w:sz w:val="22"/>
          </w:rPr>
          <w:delText xml:space="preserve">, “Adaptive histogram equalization and its variations,” </w:delText>
        </w:r>
        <w:r w:rsidRPr="00A15132" w:rsidDel="00F80165">
          <w:rPr>
            <w:i/>
            <w:iCs/>
            <w:sz w:val="22"/>
          </w:rPr>
          <w:delText>Computer Vision, Graphics, and Image Processing</w:delText>
        </w:r>
        <w:r w:rsidRPr="00A15132" w:rsidDel="00F80165">
          <w:rPr>
            <w:sz w:val="22"/>
          </w:rPr>
          <w:delText>, vol. 39, no. 3, pp. 355–368, Sep. 1987, doi: 10.1016/S0734-189X(87)80186-X.</w:delText>
        </w:r>
      </w:del>
    </w:p>
    <w:p w14:paraId="4317D0E5" w14:textId="4B7AA9F8" w:rsidR="00A15132" w:rsidRPr="00A15132" w:rsidDel="00F80165" w:rsidRDefault="00A15132">
      <w:pPr>
        <w:pStyle w:val="af1"/>
        <w:rPr>
          <w:del w:id="1994" w:author="田 恒" w:date="2021-12-23T11:43:00Z"/>
          <w:sz w:val="22"/>
        </w:rPr>
      </w:pPr>
      <w:del w:id="1995" w:author="田 恒" w:date="2021-12-23T11:43:00Z">
        <w:r w:rsidRPr="00A15132" w:rsidDel="00F80165">
          <w:rPr>
            <w:sz w:val="22"/>
          </w:rPr>
          <w:delText>[10]</w:delText>
        </w:r>
        <w:r w:rsidRPr="00A15132" w:rsidDel="00F80165">
          <w:rPr>
            <w:sz w:val="22"/>
          </w:rPr>
          <w:tab/>
          <w:delText xml:space="preserve">S.-C. Huang, F.-C. Cheng, and Y.-S. Chiu, “Efficient Contrast Enhancement Using Adaptive Gamma Correction With Weighting Distribution,” </w:delText>
        </w:r>
        <w:r w:rsidRPr="00A15132" w:rsidDel="00F80165">
          <w:rPr>
            <w:i/>
            <w:iCs/>
            <w:sz w:val="22"/>
          </w:rPr>
          <w:delText>IEEE Transactions on Image Processing</w:delText>
        </w:r>
        <w:r w:rsidRPr="00A15132" w:rsidDel="00F80165">
          <w:rPr>
            <w:sz w:val="22"/>
          </w:rPr>
          <w:delText>, vol. 22, no. 3, pp. 1032–1041, Mar. 2013, doi: 10.1109/TIP.2012.2226047.</w:delText>
        </w:r>
      </w:del>
    </w:p>
    <w:p w14:paraId="03B5C4ED" w14:textId="1D29E9A3" w:rsidR="00A15132" w:rsidRPr="00A15132" w:rsidDel="00F80165" w:rsidRDefault="00A15132">
      <w:pPr>
        <w:pStyle w:val="af1"/>
        <w:rPr>
          <w:del w:id="1996" w:author="田 恒" w:date="2021-12-23T11:43:00Z"/>
          <w:sz w:val="22"/>
        </w:rPr>
      </w:pPr>
      <w:del w:id="1997" w:author="田 恒" w:date="2021-12-23T11:43:00Z">
        <w:r w:rsidRPr="00A15132" w:rsidDel="00F80165">
          <w:rPr>
            <w:sz w:val="22"/>
          </w:rPr>
          <w:delText>[11]</w:delText>
        </w:r>
        <w:r w:rsidRPr="00A15132" w:rsidDel="00F80165">
          <w:rPr>
            <w:sz w:val="22"/>
          </w:rPr>
          <w:tab/>
          <w:delText xml:space="preserve">Q. Fu, M. Celenk, and A. Wu, “An improved algorithm based on CLAHE for ultrasonic well logging image enhancement,” </w:delText>
        </w:r>
        <w:r w:rsidRPr="00A15132" w:rsidDel="00F80165">
          <w:rPr>
            <w:i/>
            <w:iCs/>
            <w:sz w:val="22"/>
          </w:rPr>
          <w:delText>Cluster Comput</w:delText>
        </w:r>
        <w:r w:rsidRPr="00A15132" w:rsidDel="00F80165">
          <w:rPr>
            <w:sz w:val="22"/>
          </w:rPr>
          <w:delText>, vol. 22, no. 5, pp. 12609–12618, Sep. 2019, doi: 10.1007/s10586-017-1692-8.</w:delText>
        </w:r>
      </w:del>
    </w:p>
    <w:p w14:paraId="6F506281" w14:textId="03B85D46" w:rsidR="00A15132" w:rsidRPr="00A15132" w:rsidDel="00F80165" w:rsidRDefault="00A15132">
      <w:pPr>
        <w:pStyle w:val="af1"/>
        <w:rPr>
          <w:del w:id="1998" w:author="田 恒" w:date="2021-12-23T11:43:00Z"/>
          <w:sz w:val="22"/>
        </w:rPr>
      </w:pPr>
      <w:del w:id="1999" w:author="田 恒" w:date="2021-12-23T11:43:00Z">
        <w:r w:rsidRPr="00A15132" w:rsidDel="00F80165">
          <w:rPr>
            <w:sz w:val="22"/>
          </w:rPr>
          <w:delText>[12]</w:delText>
        </w:r>
        <w:r w:rsidRPr="00A15132" w:rsidDel="00F80165">
          <w:rPr>
            <w:sz w:val="22"/>
          </w:rPr>
          <w:tab/>
          <w:delText>“</w:delText>
        </w:r>
        <w:r w:rsidRPr="00A15132" w:rsidDel="00F80165">
          <w:rPr>
            <w:sz w:val="22"/>
          </w:rPr>
          <w:delText>应用声电成像测井进行裂缝检测与评价研究</w:delText>
        </w:r>
        <w:r w:rsidRPr="00A15132" w:rsidDel="00F80165">
          <w:rPr>
            <w:sz w:val="22"/>
          </w:rPr>
          <w:delText>_</w:delText>
        </w:r>
        <w:r w:rsidRPr="00A15132" w:rsidDel="00F80165">
          <w:rPr>
            <w:sz w:val="22"/>
          </w:rPr>
          <w:delText>赖富强</w:delText>
        </w:r>
        <w:r w:rsidRPr="00A15132" w:rsidDel="00F80165">
          <w:rPr>
            <w:sz w:val="22"/>
          </w:rPr>
          <w:delText xml:space="preserve">.caj.” </w:delText>
        </w:r>
      </w:del>
    </w:p>
    <w:p w14:paraId="79DFE7B8" w14:textId="2A44FD88" w:rsidR="00A15132" w:rsidRPr="00A15132" w:rsidDel="00F80165" w:rsidRDefault="00A15132">
      <w:pPr>
        <w:pStyle w:val="af1"/>
        <w:rPr>
          <w:del w:id="2000" w:author="田 恒" w:date="2021-12-23T11:43:00Z"/>
          <w:sz w:val="22"/>
        </w:rPr>
      </w:pPr>
      <w:del w:id="2001" w:author="田 恒" w:date="2021-12-23T11:43:00Z">
        <w:r w:rsidRPr="00A15132" w:rsidDel="00F80165">
          <w:rPr>
            <w:sz w:val="22"/>
          </w:rPr>
          <w:delText>[13]</w:delText>
        </w:r>
        <w:r w:rsidRPr="00A15132" w:rsidDel="00F80165">
          <w:rPr>
            <w:sz w:val="22"/>
          </w:rPr>
          <w:tab/>
        </w:r>
        <w:r w:rsidRPr="00A15132" w:rsidDel="00F80165">
          <w:rPr>
            <w:sz w:val="22"/>
          </w:rPr>
          <w:delText>赖富强</w:delText>
        </w:r>
        <w:r w:rsidRPr="00A15132" w:rsidDel="00F80165">
          <w:rPr>
            <w:sz w:val="22"/>
          </w:rPr>
          <w:delText>, “</w:delText>
        </w:r>
        <w:r w:rsidRPr="00A15132" w:rsidDel="00F80165">
          <w:rPr>
            <w:sz w:val="22"/>
          </w:rPr>
          <w:delText>电成像测井处理及解释方法研究</w:delText>
        </w:r>
        <w:r w:rsidRPr="00A15132" w:rsidDel="00F80165">
          <w:rPr>
            <w:sz w:val="22"/>
          </w:rPr>
          <w:delText xml:space="preserve">,” </w:delText>
        </w:r>
        <w:r w:rsidRPr="00A15132" w:rsidDel="00F80165">
          <w:rPr>
            <w:sz w:val="22"/>
          </w:rPr>
          <w:delText>博士</w:delText>
        </w:r>
        <w:r w:rsidRPr="00A15132" w:rsidDel="00F80165">
          <w:rPr>
            <w:sz w:val="22"/>
          </w:rPr>
          <w:delText xml:space="preserve">, </w:delText>
        </w:r>
        <w:r w:rsidRPr="00A15132" w:rsidDel="00F80165">
          <w:rPr>
            <w:sz w:val="22"/>
          </w:rPr>
          <w:delText>中国石油大学</w:delText>
        </w:r>
        <w:r w:rsidRPr="00A15132" w:rsidDel="00F80165">
          <w:rPr>
            <w:sz w:val="22"/>
          </w:rPr>
          <w:delText>, 2011. Accessed: Nov. 27, 2021. [Online]. Available: https://kns.cnki.net/kcms/detail/detail.aspx?dbcode=CDFD&amp;dbname=CDFD1214&amp;filename=1011286336.nh&amp;uniplatform=NZKPT&amp;v=qSiyGojs9NxdRWLPDB_u47VwJY9liWd3Xuw-6yyBIXArXcOK05PK2KT6GEoi7vbF</w:delText>
        </w:r>
      </w:del>
    </w:p>
    <w:p w14:paraId="1DC97D99" w14:textId="58ACDDB7" w:rsidR="00A15132" w:rsidRPr="00A15132" w:rsidDel="00F80165" w:rsidRDefault="00A15132">
      <w:pPr>
        <w:pStyle w:val="af1"/>
        <w:rPr>
          <w:del w:id="2002" w:author="田 恒" w:date="2021-12-23T11:43:00Z"/>
          <w:sz w:val="22"/>
        </w:rPr>
      </w:pPr>
      <w:del w:id="2003" w:author="田 恒" w:date="2021-12-23T11:43:00Z">
        <w:r w:rsidRPr="00A15132" w:rsidDel="00F80165">
          <w:rPr>
            <w:sz w:val="22"/>
          </w:rPr>
          <w:delText>[14]</w:delText>
        </w:r>
        <w:r w:rsidRPr="00A15132" w:rsidDel="00F80165">
          <w:rPr>
            <w:sz w:val="22"/>
          </w:rPr>
          <w:tab/>
        </w:r>
        <w:r w:rsidRPr="00A15132" w:rsidDel="00F80165">
          <w:rPr>
            <w:sz w:val="22"/>
          </w:rPr>
          <w:delText>张丽</w:delText>
        </w:r>
        <w:r w:rsidRPr="00A15132" w:rsidDel="00F80165">
          <w:rPr>
            <w:sz w:val="22"/>
          </w:rPr>
          <w:delText>, “</w:delText>
        </w:r>
        <w:r w:rsidRPr="00A15132" w:rsidDel="00F80165">
          <w:rPr>
            <w:sz w:val="22"/>
          </w:rPr>
          <w:delText>随钻方位密度成像测井基础研究</w:delText>
        </w:r>
        <w:r w:rsidRPr="00A15132" w:rsidDel="00F80165">
          <w:rPr>
            <w:sz w:val="22"/>
          </w:rPr>
          <w:delText xml:space="preserve">,” </w:delText>
        </w:r>
        <w:r w:rsidRPr="00A15132" w:rsidDel="00F80165">
          <w:rPr>
            <w:sz w:val="22"/>
          </w:rPr>
          <w:delText>博士</w:delText>
        </w:r>
        <w:r w:rsidRPr="00A15132" w:rsidDel="00F80165">
          <w:rPr>
            <w:sz w:val="22"/>
          </w:rPr>
          <w:delText xml:space="preserve">, </w:delText>
        </w:r>
        <w:r w:rsidRPr="00A15132" w:rsidDel="00F80165">
          <w:rPr>
            <w:sz w:val="22"/>
          </w:rPr>
          <w:delText>中国石油大学（华东）</w:delText>
        </w:r>
        <w:r w:rsidRPr="00A15132" w:rsidDel="00F80165">
          <w:rPr>
            <w:sz w:val="22"/>
          </w:rPr>
          <w:delText>, 2013. Accessed: Nov. 27, 2021. [Online]. Available: https://kns.cnki.net/kcms/detail/detail.aspx?dbcode=CDFD&amp;dbname=CDFDLAST2015&amp;filename=1015024317.nh&amp;uniplatform=NZKPT&amp;v=Lsl-emZgWAQQV2HEupaD6PH6dnM3vwod3irlGmkvxpBk5HEMNgnuomGI6uUzmjE4</w:delText>
        </w:r>
      </w:del>
    </w:p>
    <w:p w14:paraId="55E424E2" w14:textId="3C8B72C5" w:rsidR="00A15132" w:rsidRPr="00A15132" w:rsidRDefault="00A15132" w:rsidP="00F80165">
      <w:pPr>
        <w:pStyle w:val="af1"/>
        <w:rPr>
          <w:sz w:val="22"/>
        </w:rPr>
      </w:pPr>
      <w:del w:id="2004" w:author="田 恒" w:date="2021-12-23T11:43:00Z">
        <w:r w:rsidRPr="00A15132" w:rsidDel="00F80165">
          <w:rPr>
            <w:sz w:val="22"/>
          </w:rPr>
          <w:delText>[15]</w:delText>
        </w:r>
        <w:r w:rsidRPr="00A15132" w:rsidDel="00F80165">
          <w:rPr>
            <w:sz w:val="22"/>
          </w:rPr>
          <w:tab/>
        </w:r>
        <w:r w:rsidRPr="00A15132" w:rsidDel="00F80165">
          <w:rPr>
            <w:sz w:val="22"/>
          </w:rPr>
          <w:delText>唐佳伟</w:delText>
        </w:r>
        <w:r w:rsidRPr="00A15132" w:rsidDel="00F80165">
          <w:rPr>
            <w:sz w:val="22"/>
          </w:rPr>
          <w:delText>, “</w:delText>
        </w:r>
        <w:r w:rsidRPr="00A15132" w:rsidDel="00F80165">
          <w:rPr>
            <w:sz w:val="22"/>
          </w:rPr>
          <w:delText>成像测井资料处理与裂缝识别方法研究</w:delText>
        </w:r>
        <w:r w:rsidRPr="00A15132" w:rsidDel="00F80165">
          <w:rPr>
            <w:sz w:val="22"/>
          </w:rPr>
          <w:delText xml:space="preserve">,” </w:delText>
        </w:r>
        <w:r w:rsidRPr="00A15132" w:rsidDel="00F80165">
          <w:rPr>
            <w:sz w:val="22"/>
          </w:rPr>
          <w:delText>硕士</w:delText>
        </w:r>
        <w:r w:rsidRPr="00A15132" w:rsidDel="00F80165">
          <w:rPr>
            <w:sz w:val="22"/>
          </w:rPr>
          <w:delText xml:space="preserve">, </w:delText>
        </w:r>
        <w:r w:rsidRPr="00A15132" w:rsidDel="00F80165">
          <w:rPr>
            <w:sz w:val="22"/>
          </w:rPr>
          <w:delText>西安科技大学</w:delText>
        </w:r>
        <w:r w:rsidRPr="00A15132" w:rsidDel="00F80165">
          <w:rPr>
            <w:sz w:val="22"/>
          </w:rPr>
          <w:delText>, 2013. Accessed: Nov. 27, 2021. [Online]. Available: https://kns.cnki.net/kcms/detail/detail.aspx?dbcode=CMFD&amp;dbname=CMFD201401&amp;filename=1014000310.nh&amp;uniplatform=NZKPT&amp;v=zDdUhRzJpaHSyAezSdAdPdpBtnGiN6rKggdfp0ceULFvLs3i1I0kTMoN1cXgSnk7</w:delText>
        </w:r>
      </w:del>
    </w:p>
    <w:commentRangeStart w:id="2005"/>
    <w:p w14:paraId="21748727" w14:textId="26BF62E3" w:rsidR="006F3891" w:rsidRPr="00EC6609" w:rsidDel="0027276A" w:rsidRDefault="005038FE" w:rsidP="006F3891">
      <w:pPr>
        <w:pStyle w:val="af1"/>
        <w:rPr>
          <w:del w:id="2006" w:author="田 恒" w:date="2021-12-22T20:47:00Z"/>
          <w:rFonts w:cs="Times New Roman"/>
          <w:kern w:val="0"/>
          <w:sz w:val="18"/>
          <w:rPrChange w:id="2007" w:author="刘军涛" w:date="2021-12-22T16:41:00Z">
            <w:rPr>
              <w:del w:id="2008" w:author="田 恒" w:date="2021-12-22T20:47:00Z"/>
              <w:rFonts w:ascii="宋体" w:hAnsi="宋体" w:cs="Times New Roman"/>
              <w:kern w:val="0"/>
              <w:sz w:val="18"/>
            </w:rPr>
          </w:rPrChange>
        </w:rPr>
      </w:pPr>
      <w:del w:id="2009" w:author="田 恒" w:date="2021-12-22T20:47:00Z">
        <w:r w:rsidRPr="00EC6609" w:rsidDel="0027276A">
          <w:rPr>
            <w:rFonts w:eastAsiaTheme="minorEastAsia" w:cs="Times New Roman"/>
            <w:sz w:val="22"/>
            <w:szCs w:val="24"/>
            <w:rPrChange w:id="2010" w:author="刘军涛" w:date="2021-12-22T16:41:00Z">
              <w:rPr>
                <w:rFonts w:asciiTheme="minorHAnsi" w:eastAsiaTheme="minorEastAsia" w:hAnsiTheme="minorHAnsi"/>
                <w:sz w:val="22"/>
                <w:szCs w:val="24"/>
              </w:rPr>
            </w:rPrChange>
          </w:rPr>
          <w:fldChar w:fldCharType="begin"/>
        </w:r>
        <w:r w:rsidR="006F3891" w:rsidRPr="00A325D7" w:rsidDel="0027276A">
          <w:rPr>
            <w:rFonts w:cs="Times New Roman"/>
            <w:sz w:val="22"/>
            <w:szCs w:val="24"/>
          </w:rPr>
          <w:delInstrText xml:space="preserve"> ADDIN ZOTERO_BIBL {"uncited":[],"omitted":[],"custom":[]} CSL_BIBLIOGRAPHY </w:delInstrText>
        </w:r>
        <w:r w:rsidRPr="00EC6609" w:rsidDel="0027276A">
          <w:rPr>
            <w:rFonts w:eastAsiaTheme="minorEastAsia" w:cs="Times New Roman"/>
            <w:sz w:val="22"/>
            <w:szCs w:val="24"/>
            <w:rPrChange w:id="2011" w:author="刘军涛" w:date="2021-12-22T16:41:00Z">
              <w:rPr>
                <w:rFonts w:ascii="宋体" w:hAnsi="宋体"/>
                <w:color w:val="333333"/>
                <w:szCs w:val="21"/>
              </w:rPr>
            </w:rPrChange>
          </w:rPr>
          <w:fldChar w:fldCharType="separate"/>
        </w:r>
        <w:r w:rsidR="006F3891" w:rsidRPr="00EC6609" w:rsidDel="0027276A">
          <w:rPr>
            <w:rFonts w:cs="Times New Roman"/>
            <w:kern w:val="0"/>
            <w:sz w:val="18"/>
            <w:rPrChange w:id="2012" w:author="刘军涛" w:date="2021-12-22T16:41:00Z">
              <w:rPr>
                <w:rFonts w:ascii="宋体" w:hAnsi="宋体" w:cs="Times New Roman"/>
                <w:kern w:val="0"/>
                <w:sz w:val="18"/>
              </w:rPr>
            </w:rPrChange>
          </w:rPr>
          <w:delText>[1]</w:delText>
        </w:r>
        <w:r w:rsidR="006F3891" w:rsidRPr="00EC6609" w:rsidDel="0027276A">
          <w:rPr>
            <w:rFonts w:cs="Times New Roman"/>
            <w:kern w:val="0"/>
            <w:sz w:val="18"/>
            <w:rPrChange w:id="2013" w:author="刘军涛" w:date="2021-12-22T16:41:00Z">
              <w:rPr>
                <w:rFonts w:ascii="宋体" w:hAnsi="宋体" w:cs="Times New Roman"/>
                <w:kern w:val="0"/>
                <w:sz w:val="18"/>
              </w:rPr>
            </w:rPrChange>
          </w:rPr>
          <w:tab/>
        </w:r>
        <w:r w:rsidR="006F3891" w:rsidRPr="00EC6609" w:rsidDel="0027276A">
          <w:rPr>
            <w:rFonts w:cs="Times New Roman"/>
            <w:kern w:val="0"/>
            <w:sz w:val="18"/>
            <w:rPrChange w:id="2014" w:author="刘军涛" w:date="2021-12-22T16:41:00Z">
              <w:rPr>
                <w:rFonts w:ascii="宋体" w:hAnsi="宋体" w:cs="Times New Roman"/>
                <w:kern w:val="0"/>
                <w:sz w:val="18"/>
              </w:rPr>
            </w:rPrChange>
          </w:rPr>
          <w:delText>童亨茂</w:delText>
        </w:r>
        <w:r w:rsidR="006F3891" w:rsidRPr="00EC6609" w:rsidDel="0027276A">
          <w:rPr>
            <w:rFonts w:cs="Times New Roman"/>
            <w:kern w:val="0"/>
            <w:sz w:val="18"/>
            <w:rPrChange w:id="2015" w:author="刘军涛" w:date="2021-12-22T16:41:00Z">
              <w:rPr>
                <w:rFonts w:ascii="宋体" w:hAnsi="宋体" w:cs="Times New Roman"/>
                <w:kern w:val="0"/>
                <w:sz w:val="18"/>
              </w:rPr>
            </w:rPrChange>
          </w:rPr>
          <w:delText xml:space="preserve">, </w:delText>
        </w:r>
        <w:r w:rsidR="006F3891" w:rsidRPr="00EC6609" w:rsidDel="0027276A">
          <w:rPr>
            <w:rFonts w:cs="Times New Roman"/>
            <w:kern w:val="0"/>
            <w:sz w:val="18"/>
            <w:rPrChange w:id="2016" w:author="刘军涛" w:date="2021-12-22T16:41:00Z">
              <w:rPr>
                <w:rFonts w:ascii="宋体" w:hAnsi="宋体" w:cs="Times New Roman"/>
                <w:kern w:val="0"/>
                <w:sz w:val="18"/>
              </w:rPr>
            </w:rPrChange>
          </w:rPr>
          <w:delText>《成像测井资料在构造裂缝预测和评价中的应用》</w:delText>
        </w:r>
        <w:r w:rsidR="006F3891" w:rsidRPr="00EC6609" w:rsidDel="0027276A">
          <w:rPr>
            <w:rFonts w:cs="Times New Roman"/>
            <w:kern w:val="0"/>
            <w:sz w:val="18"/>
            <w:rPrChange w:id="2017" w:author="刘军涛" w:date="2021-12-22T16:41:00Z">
              <w:rPr>
                <w:rFonts w:ascii="宋体" w:hAnsi="宋体" w:cs="Times New Roman"/>
                <w:kern w:val="0"/>
                <w:sz w:val="18"/>
              </w:rPr>
            </w:rPrChange>
          </w:rPr>
          <w:delText xml:space="preserve">, </w:delText>
        </w:r>
        <w:r w:rsidR="006F3891" w:rsidRPr="00EC6609" w:rsidDel="0027276A">
          <w:rPr>
            <w:rFonts w:cs="Times New Roman"/>
            <w:kern w:val="0"/>
            <w:sz w:val="18"/>
            <w:rPrChange w:id="2018" w:author="刘军涛" w:date="2021-12-22T16:41:00Z">
              <w:rPr>
                <w:rFonts w:ascii="宋体" w:hAnsi="宋体" w:cs="Times New Roman"/>
                <w:kern w:val="0"/>
                <w:sz w:val="18"/>
              </w:rPr>
            </w:rPrChange>
          </w:rPr>
          <w:delText>天然气工业</w:delText>
        </w:r>
        <w:r w:rsidR="006F3891" w:rsidRPr="00EC6609" w:rsidDel="0027276A">
          <w:rPr>
            <w:rFonts w:cs="Times New Roman"/>
            <w:kern w:val="0"/>
            <w:sz w:val="18"/>
            <w:rPrChange w:id="2019" w:author="刘军涛" w:date="2021-12-22T16:41:00Z">
              <w:rPr>
                <w:rFonts w:ascii="宋体" w:hAnsi="宋体" w:cs="Times New Roman"/>
                <w:kern w:val="0"/>
                <w:sz w:val="18"/>
              </w:rPr>
            </w:rPrChange>
          </w:rPr>
          <w:delText xml:space="preserve">, </w:delText>
        </w:r>
        <w:r w:rsidR="006F3891" w:rsidRPr="00EC6609" w:rsidDel="0027276A">
          <w:rPr>
            <w:rFonts w:cs="Times New Roman"/>
            <w:kern w:val="0"/>
            <w:sz w:val="18"/>
            <w:rPrChange w:id="2020" w:author="刘军涛" w:date="2021-12-22T16:41:00Z">
              <w:rPr>
                <w:rFonts w:ascii="宋体" w:hAnsi="宋体" w:cs="Times New Roman"/>
                <w:kern w:val="0"/>
                <w:sz w:val="18"/>
              </w:rPr>
            </w:rPrChange>
          </w:rPr>
          <w:delText>期</w:delText>
        </w:r>
        <w:r w:rsidR="006F3891" w:rsidRPr="00EC6609" w:rsidDel="0027276A">
          <w:rPr>
            <w:rFonts w:cs="Times New Roman"/>
            <w:kern w:val="0"/>
            <w:sz w:val="18"/>
            <w:rPrChange w:id="2021" w:author="刘军涛" w:date="2021-12-22T16:41:00Z">
              <w:rPr>
                <w:rFonts w:ascii="宋体" w:hAnsi="宋体" w:cs="Times New Roman"/>
                <w:kern w:val="0"/>
                <w:sz w:val="18"/>
              </w:rPr>
            </w:rPrChange>
          </w:rPr>
          <w:delText xml:space="preserve"> 09, </w:delText>
        </w:r>
        <w:r w:rsidR="006F3891" w:rsidRPr="00EC6609" w:rsidDel="0027276A">
          <w:rPr>
            <w:rFonts w:cs="Times New Roman"/>
            <w:kern w:val="0"/>
            <w:sz w:val="18"/>
            <w:rPrChange w:id="2022" w:author="刘军涛" w:date="2021-12-22T16:41:00Z">
              <w:rPr>
                <w:rFonts w:ascii="宋体" w:hAnsi="宋体" w:cs="Times New Roman"/>
                <w:kern w:val="0"/>
                <w:sz w:val="18"/>
              </w:rPr>
            </w:rPrChange>
          </w:rPr>
          <w:delText>页</w:delText>
        </w:r>
        <w:r w:rsidR="006F3891" w:rsidRPr="00EC6609" w:rsidDel="0027276A">
          <w:rPr>
            <w:rFonts w:cs="Times New Roman"/>
            <w:kern w:val="0"/>
            <w:sz w:val="18"/>
            <w:rPrChange w:id="2023" w:author="刘军涛" w:date="2021-12-22T16:41:00Z">
              <w:rPr>
                <w:rFonts w:ascii="宋体" w:hAnsi="宋体" w:cs="Times New Roman"/>
                <w:kern w:val="0"/>
                <w:sz w:val="18"/>
              </w:rPr>
            </w:rPrChange>
          </w:rPr>
          <w:delText xml:space="preserve"> 58-61+166, 2006.</w:delText>
        </w:r>
      </w:del>
    </w:p>
    <w:p w14:paraId="0E71A110" w14:textId="4BC99F31" w:rsidR="006F3891" w:rsidRPr="00EC6609" w:rsidDel="0027276A" w:rsidRDefault="006F3891" w:rsidP="006F3891">
      <w:pPr>
        <w:pStyle w:val="af1"/>
        <w:rPr>
          <w:del w:id="2024" w:author="田 恒" w:date="2021-12-22T20:47:00Z"/>
          <w:rFonts w:cs="Times New Roman"/>
          <w:kern w:val="0"/>
          <w:sz w:val="18"/>
          <w:rPrChange w:id="2025" w:author="刘军涛" w:date="2021-12-22T16:41:00Z">
            <w:rPr>
              <w:del w:id="2026" w:author="田 恒" w:date="2021-12-22T20:47:00Z"/>
              <w:rFonts w:ascii="宋体" w:hAnsi="宋体" w:cs="Times New Roman"/>
              <w:kern w:val="0"/>
              <w:sz w:val="18"/>
            </w:rPr>
          </w:rPrChange>
        </w:rPr>
      </w:pPr>
      <w:del w:id="2027" w:author="田 恒" w:date="2021-12-22T20:47:00Z">
        <w:r w:rsidRPr="00EC6609" w:rsidDel="0027276A">
          <w:rPr>
            <w:rFonts w:cs="Times New Roman"/>
            <w:kern w:val="0"/>
            <w:sz w:val="18"/>
            <w:rPrChange w:id="2028" w:author="刘军涛" w:date="2021-12-22T16:41:00Z">
              <w:rPr>
                <w:rFonts w:ascii="宋体" w:hAnsi="宋体" w:cs="Times New Roman"/>
                <w:kern w:val="0"/>
                <w:sz w:val="18"/>
              </w:rPr>
            </w:rPrChange>
          </w:rPr>
          <w:delText>[2]</w:delText>
        </w:r>
        <w:r w:rsidRPr="00EC6609" w:rsidDel="0027276A">
          <w:rPr>
            <w:rFonts w:cs="Times New Roman"/>
            <w:kern w:val="0"/>
            <w:sz w:val="18"/>
            <w:rPrChange w:id="2029" w:author="刘军涛" w:date="2021-12-22T16:41:00Z">
              <w:rPr>
                <w:rFonts w:ascii="宋体" w:hAnsi="宋体" w:cs="Times New Roman"/>
                <w:kern w:val="0"/>
                <w:sz w:val="18"/>
              </w:rPr>
            </w:rPrChange>
          </w:rPr>
          <w:tab/>
        </w:r>
        <w:r w:rsidRPr="00EC6609" w:rsidDel="0027276A">
          <w:rPr>
            <w:rFonts w:cs="Times New Roman"/>
            <w:kern w:val="0"/>
            <w:sz w:val="18"/>
            <w:rPrChange w:id="2030" w:author="刘军涛" w:date="2021-12-22T16:41:00Z">
              <w:rPr>
                <w:rFonts w:ascii="宋体" w:hAnsi="宋体" w:cs="Times New Roman"/>
                <w:kern w:val="0"/>
                <w:sz w:val="18"/>
              </w:rPr>
            </w:rPrChange>
          </w:rPr>
          <w:delText>唐海全</w:delText>
        </w:r>
        <w:r w:rsidRPr="00EC6609" w:rsidDel="0027276A">
          <w:rPr>
            <w:rFonts w:cs="Times New Roman"/>
            <w:kern w:val="0"/>
            <w:sz w:val="18"/>
            <w:rPrChange w:id="2031"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2032" w:author="刘军涛" w:date="2021-12-22T16:41:00Z">
              <w:rPr>
                <w:rFonts w:ascii="宋体" w:hAnsi="宋体" w:cs="Times New Roman"/>
                <w:kern w:val="0"/>
                <w:sz w:val="18"/>
              </w:rPr>
            </w:rPrChange>
          </w:rPr>
          <w:delText>《随钻方位伽马数据成像处理方法》</w:delText>
        </w:r>
        <w:r w:rsidRPr="00EC6609" w:rsidDel="0027276A">
          <w:rPr>
            <w:rFonts w:cs="Times New Roman"/>
            <w:kern w:val="0"/>
            <w:sz w:val="18"/>
            <w:rPrChange w:id="2033"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2034" w:author="刘军涛" w:date="2021-12-22T16:41:00Z">
              <w:rPr>
                <w:rFonts w:ascii="宋体" w:hAnsi="宋体" w:cs="Times New Roman"/>
                <w:kern w:val="0"/>
                <w:sz w:val="18"/>
              </w:rPr>
            </w:rPrChange>
          </w:rPr>
          <w:delText>岩性油气藏</w:delText>
        </w:r>
        <w:r w:rsidRPr="00EC6609" w:rsidDel="0027276A">
          <w:rPr>
            <w:rFonts w:cs="Times New Roman"/>
            <w:kern w:val="0"/>
            <w:sz w:val="18"/>
            <w:rPrChange w:id="2035"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2036" w:author="刘军涛" w:date="2021-12-22T16:41:00Z">
              <w:rPr>
                <w:rFonts w:ascii="宋体" w:hAnsi="宋体" w:cs="Times New Roman"/>
                <w:kern w:val="0"/>
                <w:sz w:val="18"/>
              </w:rPr>
            </w:rPrChange>
          </w:rPr>
          <w:delText>卷</w:delText>
        </w:r>
        <w:r w:rsidRPr="00EC6609" w:rsidDel="0027276A">
          <w:rPr>
            <w:rFonts w:cs="Times New Roman"/>
            <w:kern w:val="0"/>
            <w:sz w:val="18"/>
            <w:rPrChange w:id="2037" w:author="刘军涛" w:date="2021-12-22T16:41:00Z">
              <w:rPr>
                <w:rFonts w:ascii="宋体" w:hAnsi="宋体" w:cs="Times New Roman"/>
                <w:kern w:val="0"/>
                <w:sz w:val="18"/>
              </w:rPr>
            </w:rPrChange>
          </w:rPr>
          <w:delText xml:space="preserve"> 29, </w:delText>
        </w:r>
        <w:r w:rsidRPr="00EC6609" w:rsidDel="0027276A">
          <w:rPr>
            <w:rFonts w:cs="Times New Roman"/>
            <w:kern w:val="0"/>
            <w:sz w:val="18"/>
            <w:rPrChange w:id="2038" w:author="刘军涛" w:date="2021-12-22T16:41:00Z">
              <w:rPr>
                <w:rFonts w:ascii="宋体" w:hAnsi="宋体" w:cs="Times New Roman"/>
                <w:kern w:val="0"/>
                <w:sz w:val="18"/>
              </w:rPr>
            </w:rPrChange>
          </w:rPr>
          <w:delText>期</w:delText>
        </w:r>
        <w:r w:rsidRPr="00EC6609" w:rsidDel="0027276A">
          <w:rPr>
            <w:rFonts w:cs="Times New Roman"/>
            <w:kern w:val="0"/>
            <w:sz w:val="18"/>
            <w:rPrChange w:id="2039" w:author="刘军涛" w:date="2021-12-22T16:41:00Z">
              <w:rPr>
                <w:rFonts w:ascii="宋体" w:hAnsi="宋体" w:cs="Times New Roman"/>
                <w:kern w:val="0"/>
                <w:sz w:val="18"/>
              </w:rPr>
            </w:rPrChange>
          </w:rPr>
          <w:delText xml:space="preserve"> 01, </w:delText>
        </w:r>
        <w:r w:rsidRPr="00EC6609" w:rsidDel="0027276A">
          <w:rPr>
            <w:rFonts w:cs="Times New Roman"/>
            <w:kern w:val="0"/>
            <w:sz w:val="18"/>
            <w:rPrChange w:id="2040" w:author="刘军涛" w:date="2021-12-22T16:41:00Z">
              <w:rPr>
                <w:rFonts w:ascii="宋体" w:hAnsi="宋体" w:cs="Times New Roman"/>
                <w:kern w:val="0"/>
                <w:sz w:val="18"/>
              </w:rPr>
            </w:rPrChange>
          </w:rPr>
          <w:delText>页</w:delText>
        </w:r>
        <w:r w:rsidRPr="00EC6609" w:rsidDel="0027276A">
          <w:rPr>
            <w:rFonts w:cs="Times New Roman"/>
            <w:kern w:val="0"/>
            <w:sz w:val="18"/>
            <w:rPrChange w:id="2041" w:author="刘军涛" w:date="2021-12-22T16:41:00Z">
              <w:rPr>
                <w:rFonts w:ascii="宋体" w:hAnsi="宋体" w:cs="Times New Roman"/>
                <w:kern w:val="0"/>
                <w:sz w:val="18"/>
              </w:rPr>
            </w:rPrChange>
          </w:rPr>
          <w:delText xml:space="preserve"> 110–115, 2017.</w:delText>
        </w:r>
      </w:del>
    </w:p>
    <w:p w14:paraId="383C97A3" w14:textId="30CC99D3" w:rsidR="006F3891" w:rsidRPr="00EC6609" w:rsidDel="0027276A" w:rsidRDefault="006F3891" w:rsidP="006F3891">
      <w:pPr>
        <w:pStyle w:val="af1"/>
        <w:rPr>
          <w:del w:id="2042" w:author="田 恒" w:date="2021-12-22T20:47:00Z"/>
          <w:rFonts w:cs="Times New Roman"/>
          <w:kern w:val="0"/>
          <w:szCs w:val="28"/>
          <w:rPrChange w:id="2043" w:author="刘军涛" w:date="2021-12-22T16:41:00Z">
            <w:rPr>
              <w:del w:id="2044" w:author="田 恒" w:date="2021-12-22T20:47:00Z"/>
              <w:rFonts w:ascii="宋体" w:hAnsi="宋体" w:cs="Times New Roman"/>
              <w:kern w:val="0"/>
              <w:szCs w:val="28"/>
            </w:rPr>
          </w:rPrChange>
        </w:rPr>
      </w:pPr>
      <w:del w:id="2045" w:author="田 恒" w:date="2021-12-22T20:47:00Z">
        <w:r w:rsidRPr="00EC6609" w:rsidDel="0027276A">
          <w:rPr>
            <w:rFonts w:cs="Times New Roman"/>
            <w:kern w:val="0"/>
            <w:sz w:val="18"/>
            <w:rPrChange w:id="2046" w:author="刘军涛" w:date="2021-12-22T16:41:00Z">
              <w:rPr>
                <w:rFonts w:ascii="宋体" w:hAnsi="宋体" w:cs="Times New Roman"/>
                <w:kern w:val="0"/>
                <w:sz w:val="18"/>
              </w:rPr>
            </w:rPrChange>
          </w:rPr>
          <w:delText>[3]</w:delText>
        </w:r>
        <w:r w:rsidRPr="00EC6609" w:rsidDel="0027276A">
          <w:rPr>
            <w:rFonts w:cs="Times New Roman"/>
            <w:kern w:val="0"/>
            <w:sz w:val="18"/>
            <w:rPrChange w:id="2047" w:author="刘军涛" w:date="2021-12-22T16:41:00Z">
              <w:rPr>
                <w:rFonts w:ascii="宋体" w:hAnsi="宋体" w:cs="Times New Roman"/>
                <w:kern w:val="0"/>
                <w:sz w:val="18"/>
              </w:rPr>
            </w:rPrChange>
          </w:rPr>
          <w:tab/>
        </w:r>
        <w:r w:rsidRPr="00EC6609" w:rsidDel="0027276A">
          <w:rPr>
            <w:rFonts w:cs="Times New Roman"/>
            <w:kern w:val="0"/>
            <w:sz w:val="18"/>
            <w:rPrChange w:id="2048" w:author="刘军涛" w:date="2021-12-22T16:41:00Z">
              <w:rPr>
                <w:rFonts w:ascii="宋体" w:hAnsi="宋体" w:cs="Times New Roman"/>
                <w:kern w:val="0"/>
                <w:sz w:val="18"/>
              </w:rPr>
            </w:rPrChange>
          </w:rPr>
          <w:delText>《应用声电成像测井进行裂缝检测与评价研究</w:delText>
        </w:r>
        <w:r w:rsidRPr="00EC6609" w:rsidDel="0027276A">
          <w:rPr>
            <w:rFonts w:cs="Times New Roman"/>
            <w:kern w:val="0"/>
            <w:sz w:val="18"/>
            <w:rPrChange w:id="2049" w:author="刘军涛" w:date="2021-12-22T16:41:00Z">
              <w:rPr>
                <w:rFonts w:ascii="宋体" w:hAnsi="宋体" w:cs="Times New Roman"/>
                <w:kern w:val="0"/>
                <w:sz w:val="18"/>
              </w:rPr>
            </w:rPrChange>
          </w:rPr>
          <w:delText>_</w:delText>
        </w:r>
        <w:r w:rsidRPr="00EC6609" w:rsidDel="0027276A">
          <w:rPr>
            <w:rFonts w:cs="Times New Roman"/>
            <w:kern w:val="0"/>
            <w:sz w:val="18"/>
            <w:rPrChange w:id="2050" w:author="刘军涛" w:date="2021-12-22T16:41:00Z">
              <w:rPr>
                <w:rFonts w:ascii="宋体" w:hAnsi="宋体" w:cs="Times New Roman"/>
                <w:kern w:val="0"/>
                <w:sz w:val="18"/>
              </w:rPr>
            </w:rPrChange>
          </w:rPr>
          <w:delText>赖富强</w:delText>
        </w:r>
        <w:r w:rsidRPr="00EC6609" w:rsidDel="0027276A">
          <w:rPr>
            <w:rFonts w:cs="Times New Roman"/>
            <w:kern w:val="0"/>
            <w:sz w:val="18"/>
            <w:rPrChange w:id="2051" w:author="刘军涛" w:date="2021-12-22T16:41:00Z">
              <w:rPr>
                <w:rFonts w:ascii="宋体" w:hAnsi="宋体" w:cs="Times New Roman"/>
                <w:kern w:val="0"/>
                <w:sz w:val="18"/>
              </w:rPr>
            </w:rPrChange>
          </w:rPr>
          <w:delText>.caj</w:delText>
        </w:r>
        <w:r w:rsidRPr="00EC6609" w:rsidDel="0027276A">
          <w:rPr>
            <w:rFonts w:cs="Times New Roman"/>
            <w:kern w:val="0"/>
            <w:sz w:val="18"/>
            <w:rPrChange w:id="2052" w:author="刘军涛" w:date="2021-12-22T16:41:00Z">
              <w:rPr>
                <w:rFonts w:ascii="宋体" w:hAnsi="宋体" w:cs="Times New Roman"/>
                <w:kern w:val="0"/>
                <w:sz w:val="18"/>
              </w:rPr>
            </w:rPrChange>
          </w:rPr>
          <w:delText>》</w:delText>
        </w:r>
        <w:r w:rsidRPr="00EC6609" w:rsidDel="0027276A">
          <w:rPr>
            <w:rFonts w:cs="Times New Roman"/>
            <w:kern w:val="0"/>
            <w:sz w:val="18"/>
            <w:rPrChange w:id="2053" w:author="刘军涛" w:date="2021-12-22T16:41:00Z">
              <w:rPr>
                <w:rFonts w:ascii="宋体" w:hAnsi="宋体" w:cs="Times New Roman"/>
                <w:kern w:val="0"/>
                <w:sz w:val="18"/>
              </w:rPr>
            </w:rPrChange>
          </w:rPr>
          <w:delText xml:space="preserve">. </w:delText>
        </w:r>
      </w:del>
    </w:p>
    <w:p w14:paraId="0792243B" w14:textId="3D42AAFE" w:rsidR="006F3891" w:rsidRPr="00EC6609" w:rsidDel="0027276A" w:rsidRDefault="006F3891" w:rsidP="006F3891">
      <w:pPr>
        <w:pStyle w:val="af1"/>
        <w:rPr>
          <w:del w:id="2054" w:author="田 恒" w:date="2021-12-22T20:47:00Z"/>
          <w:rFonts w:cs="Times New Roman"/>
          <w:kern w:val="0"/>
          <w:sz w:val="18"/>
          <w:rPrChange w:id="2055" w:author="刘军涛" w:date="2021-12-22T16:41:00Z">
            <w:rPr>
              <w:del w:id="2056" w:author="田 恒" w:date="2021-12-22T20:47:00Z"/>
              <w:rFonts w:ascii="宋体" w:hAnsi="宋体" w:cs="Times New Roman"/>
              <w:kern w:val="0"/>
              <w:sz w:val="18"/>
            </w:rPr>
          </w:rPrChange>
        </w:rPr>
      </w:pPr>
      <w:del w:id="2057" w:author="田 恒" w:date="2021-12-22T20:47:00Z">
        <w:r w:rsidRPr="00EC6609" w:rsidDel="0027276A">
          <w:rPr>
            <w:rFonts w:cs="Times New Roman"/>
            <w:kern w:val="0"/>
            <w:sz w:val="18"/>
            <w:rPrChange w:id="2058" w:author="刘军涛" w:date="2021-12-22T16:41:00Z">
              <w:rPr>
                <w:rFonts w:ascii="宋体" w:hAnsi="宋体" w:cs="Times New Roman"/>
                <w:kern w:val="0"/>
                <w:sz w:val="18"/>
              </w:rPr>
            </w:rPrChange>
          </w:rPr>
          <w:delText>[4]</w:delText>
        </w:r>
        <w:r w:rsidRPr="00EC6609" w:rsidDel="0027276A">
          <w:rPr>
            <w:rFonts w:cs="Times New Roman"/>
            <w:kern w:val="0"/>
            <w:sz w:val="18"/>
            <w:rPrChange w:id="2059" w:author="刘军涛" w:date="2021-12-22T16:41:00Z">
              <w:rPr>
                <w:rFonts w:ascii="宋体" w:hAnsi="宋体" w:cs="Times New Roman"/>
                <w:kern w:val="0"/>
                <w:sz w:val="18"/>
              </w:rPr>
            </w:rPrChange>
          </w:rPr>
          <w:tab/>
        </w:r>
        <w:r w:rsidRPr="00EC6609" w:rsidDel="0027276A">
          <w:rPr>
            <w:rFonts w:cs="Times New Roman"/>
            <w:kern w:val="0"/>
            <w:sz w:val="18"/>
            <w:rPrChange w:id="2060" w:author="刘军涛" w:date="2021-12-22T16:41:00Z">
              <w:rPr>
                <w:rFonts w:ascii="宋体" w:hAnsi="宋体" w:cs="Times New Roman"/>
                <w:kern w:val="0"/>
                <w:sz w:val="18"/>
              </w:rPr>
            </w:rPrChange>
          </w:rPr>
          <w:delText>赖富强</w:delText>
        </w:r>
        <w:r w:rsidRPr="00EC6609" w:rsidDel="0027276A">
          <w:rPr>
            <w:rFonts w:cs="Times New Roman"/>
            <w:kern w:val="0"/>
            <w:sz w:val="18"/>
            <w:rPrChange w:id="2061"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2062" w:author="刘军涛" w:date="2021-12-22T16:41:00Z">
              <w:rPr>
                <w:rFonts w:ascii="宋体" w:hAnsi="宋体" w:cs="Times New Roman"/>
                <w:kern w:val="0"/>
                <w:sz w:val="18"/>
              </w:rPr>
            </w:rPrChange>
          </w:rPr>
          <w:delText>《电成像测井处理及解释方法研究》</w:delText>
        </w:r>
        <w:r w:rsidRPr="00EC6609" w:rsidDel="0027276A">
          <w:rPr>
            <w:rFonts w:cs="Times New Roman"/>
            <w:kern w:val="0"/>
            <w:sz w:val="18"/>
            <w:rPrChange w:id="2063"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2064" w:author="刘军涛" w:date="2021-12-22T16:41:00Z">
              <w:rPr>
                <w:rFonts w:ascii="宋体" w:hAnsi="宋体" w:cs="Times New Roman"/>
                <w:kern w:val="0"/>
                <w:sz w:val="18"/>
              </w:rPr>
            </w:rPrChange>
          </w:rPr>
          <w:delText>博士</w:delText>
        </w:r>
        <w:r w:rsidRPr="00EC6609" w:rsidDel="0027276A">
          <w:rPr>
            <w:rFonts w:cs="Times New Roman"/>
            <w:kern w:val="0"/>
            <w:sz w:val="18"/>
            <w:rPrChange w:id="2065"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2066" w:author="刘军涛" w:date="2021-12-22T16:41:00Z">
              <w:rPr>
                <w:rFonts w:ascii="宋体" w:hAnsi="宋体" w:cs="Times New Roman"/>
                <w:kern w:val="0"/>
                <w:sz w:val="18"/>
              </w:rPr>
            </w:rPrChange>
          </w:rPr>
          <w:delText>中国石油大学</w:delText>
        </w:r>
        <w:r w:rsidRPr="00EC6609" w:rsidDel="0027276A">
          <w:rPr>
            <w:rFonts w:cs="Times New Roman"/>
            <w:kern w:val="0"/>
            <w:sz w:val="18"/>
            <w:rPrChange w:id="2067" w:author="刘军涛" w:date="2021-12-22T16:41:00Z">
              <w:rPr>
                <w:rFonts w:ascii="宋体" w:hAnsi="宋体" w:cs="Times New Roman"/>
                <w:kern w:val="0"/>
                <w:sz w:val="18"/>
              </w:rPr>
            </w:rPrChange>
          </w:rPr>
          <w:delText xml:space="preserve">, 2011. </w:delText>
        </w:r>
      </w:del>
    </w:p>
    <w:p w14:paraId="0C84A103" w14:textId="33E229F5" w:rsidR="006F3891" w:rsidRPr="00EC6609" w:rsidDel="0027276A" w:rsidRDefault="006F3891" w:rsidP="006F3891">
      <w:pPr>
        <w:pStyle w:val="af1"/>
        <w:rPr>
          <w:del w:id="2068" w:author="田 恒" w:date="2021-12-22T20:47:00Z"/>
          <w:rFonts w:cs="Times New Roman"/>
          <w:kern w:val="0"/>
          <w:sz w:val="18"/>
          <w:rPrChange w:id="2069" w:author="刘军涛" w:date="2021-12-22T16:41:00Z">
            <w:rPr>
              <w:del w:id="2070" w:author="田 恒" w:date="2021-12-22T20:47:00Z"/>
              <w:rFonts w:ascii="宋体" w:hAnsi="宋体" w:cs="Times New Roman"/>
              <w:kern w:val="0"/>
              <w:sz w:val="18"/>
            </w:rPr>
          </w:rPrChange>
        </w:rPr>
      </w:pPr>
      <w:del w:id="2071" w:author="田 恒" w:date="2021-12-22T20:47:00Z">
        <w:r w:rsidRPr="00EC6609" w:rsidDel="0027276A">
          <w:rPr>
            <w:rFonts w:cs="Times New Roman"/>
            <w:kern w:val="0"/>
            <w:sz w:val="18"/>
            <w:rPrChange w:id="2072" w:author="刘军涛" w:date="2021-12-22T16:41:00Z">
              <w:rPr>
                <w:rFonts w:ascii="宋体" w:hAnsi="宋体" w:cs="Times New Roman"/>
                <w:kern w:val="0"/>
                <w:sz w:val="18"/>
              </w:rPr>
            </w:rPrChange>
          </w:rPr>
          <w:delText>[5]</w:delText>
        </w:r>
        <w:r w:rsidRPr="00EC6609" w:rsidDel="0027276A">
          <w:rPr>
            <w:rFonts w:cs="Times New Roman"/>
            <w:kern w:val="0"/>
            <w:sz w:val="18"/>
            <w:rPrChange w:id="2073" w:author="刘军涛" w:date="2021-12-22T16:41:00Z">
              <w:rPr>
                <w:rFonts w:ascii="宋体" w:hAnsi="宋体" w:cs="Times New Roman"/>
                <w:kern w:val="0"/>
                <w:sz w:val="18"/>
              </w:rPr>
            </w:rPrChange>
          </w:rPr>
          <w:tab/>
        </w:r>
        <w:r w:rsidRPr="00EC6609" w:rsidDel="0027276A">
          <w:rPr>
            <w:rFonts w:cs="Times New Roman"/>
            <w:kern w:val="0"/>
            <w:sz w:val="18"/>
            <w:rPrChange w:id="2074" w:author="刘军涛" w:date="2021-12-22T16:41:00Z">
              <w:rPr>
                <w:rFonts w:ascii="宋体" w:hAnsi="宋体" w:cs="Times New Roman"/>
                <w:kern w:val="0"/>
                <w:sz w:val="18"/>
              </w:rPr>
            </w:rPrChange>
          </w:rPr>
          <w:delText>张丽</w:delText>
        </w:r>
        <w:r w:rsidRPr="00EC6609" w:rsidDel="0027276A">
          <w:rPr>
            <w:rFonts w:cs="Times New Roman"/>
            <w:kern w:val="0"/>
            <w:sz w:val="18"/>
            <w:rPrChange w:id="2075"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2076" w:author="刘军涛" w:date="2021-12-22T16:41:00Z">
              <w:rPr>
                <w:rFonts w:ascii="宋体" w:hAnsi="宋体" w:cs="Times New Roman"/>
                <w:kern w:val="0"/>
                <w:sz w:val="18"/>
              </w:rPr>
            </w:rPrChange>
          </w:rPr>
          <w:delText>《随钻方位密度成像测井基础研究》</w:delText>
        </w:r>
        <w:r w:rsidRPr="00EC6609" w:rsidDel="0027276A">
          <w:rPr>
            <w:rFonts w:cs="Times New Roman"/>
            <w:kern w:val="0"/>
            <w:sz w:val="18"/>
            <w:rPrChange w:id="2077"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2078" w:author="刘军涛" w:date="2021-12-22T16:41:00Z">
              <w:rPr>
                <w:rFonts w:ascii="宋体" w:hAnsi="宋体" w:cs="Times New Roman"/>
                <w:kern w:val="0"/>
                <w:sz w:val="18"/>
              </w:rPr>
            </w:rPrChange>
          </w:rPr>
          <w:delText>博士</w:delText>
        </w:r>
        <w:r w:rsidRPr="00EC6609" w:rsidDel="0027276A">
          <w:rPr>
            <w:rFonts w:cs="Times New Roman"/>
            <w:kern w:val="0"/>
            <w:sz w:val="18"/>
            <w:rPrChange w:id="2079"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2080" w:author="刘军涛" w:date="2021-12-22T16:41:00Z">
              <w:rPr>
                <w:rFonts w:ascii="宋体" w:hAnsi="宋体" w:cs="Times New Roman"/>
                <w:kern w:val="0"/>
                <w:sz w:val="18"/>
              </w:rPr>
            </w:rPrChange>
          </w:rPr>
          <w:delText>中国石油大学（华东）</w:delText>
        </w:r>
        <w:r w:rsidRPr="00EC6609" w:rsidDel="0027276A">
          <w:rPr>
            <w:rFonts w:cs="Times New Roman"/>
            <w:kern w:val="0"/>
            <w:sz w:val="18"/>
            <w:rPrChange w:id="2081" w:author="刘军涛" w:date="2021-12-22T16:41:00Z">
              <w:rPr>
                <w:rFonts w:ascii="宋体" w:hAnsi="宋体" w:cs="Times New Roman"/>
                <w:kern w:val="0"/>
                <w:sz w:val="18"/>
              </w:rPr>
            </w:rPrChange>
          </w:rPr>
          <w:delText xml:space="preserve">, 2013. </w:delText>
        </w:r>
      </w:del>
    </w:p>
    <w:p w14:paraId="57219EB2" w14:textId="5F09C925" w:rsidR="006F3891" w:rsidRPr="00EC6609" w:rsidDel="0027276A" w:rsidRDefault="006F3891" w:rsidP="006F3891">
      <w:pPr>
        <w:pStyle w:val="af1"/>
        <w:rPr>
          <w:del w:id="2082" w:author="田 恒" w:date="2021-12-22T20:47:00Z"/>
          <w:rFonts w:cs="Times New Roman"/>
          <w:kern w:val="0"/>
          <w:sz w:val="18"/>
          <w:rPrChange w:id="2083" w:author="刘军涛" w:date="2021-12-22T16:41:00Z">
            <w:rPr>
              <w:del w:id="2084" w:author="田 恒" w:date="2021-12-22T20:47:00Z"/>
              <w:rFonts w:ascii="宋体" w:hAnsi="宋体" w:cs="Times New Roman"/>
              <w:kern w:val="0"/>
              <w:sz w:val="18"/>
            </w:rPr>
          </w:rPrChange>
        </w:rPr>
      </w:pPr>
      <w:del w:id="2085" w:author="田 恒" w:date="2021-12-22T20:47:00Z">
        <w:r w:rsidRPr="00EC6609" w:rsidDel="0027276A">
          <w:rPr>
            <w:rFonts w:cs="Times New Roman"/>
            <w:kern w:val="0"/>
            <w:sz w:val="18"/>
            <w:rPrChange w:id="2086" w:author="刘军涛" w:date="2021-12-22T16:41:00Z">
              <w:rPr>
                <w:rFonts w:ascii="宋体" w:hAnsi="宋体" w:cs="Times New Roman"/>
                <w:kern w:val="0"/>
                <w:sz w:val="18"/>
              </w:rPr>
            </w:rPrChange>
          </w:rPr>
          <w:delText>[6]</w:delText>
        </w:r>
        <w:r w:rsidRPr="00EC6609" w:rsidDel="0027276A">
          <w:rPr>
            <w:rFonts w:cs="Times New Roman"/>
            <w:kern w:val="0"/>
            <w:sz w:val="18"/>
            <w:rPrChange w:id="2087" w:author="刘军涛" w:date="2021-12-22T16:41:00Z">
              <w:rPr>
                <w:rFonts w:ascii="宋体" w:hAnsi="宋体" w:cs="Times New Roman"/>
                <w:kern w:val="0"/>
                <w:sz w:val="18"/>
              </w:rPr>
            </w:rPrChange>
          </w:rPr>
          <w:tab/>
        </w:r>
        <w:r w:rsidRPr="00EC6609" w:rsidDel="0027276A">
          <w:rPr>
            <w:rFonts w:cs="Times New Roman"/>
            <w:kern w:val="0"/>
            <w:sz w:val="18"/>
            <w:rPrChange w:id="2088" w:author="刘军涛" w:date="2021-12-22T16:41:00Z">
              <w:rPr>
                <w:rFonts w:ascii="宋体" w:hAnsi="宋体" w:cs="Times New Roman"/>
                <w:kern w:val="0"/>
                <w:sz w:val="18"/>
              </w:rPr>
            </w:rPrChange>
          </w:rPr>
          <w:delText>唐佳伟</w:delText>
        </w:r>
        <w:r w:rsidRPr="00EC6609" w:rsidDel="0027276A">
          <w:rPr>
            <w:rFonts w:cs="Times New Roman"/>
            <w:kern w:val="0"/>
            <w:sz w:val="18"/>
            <w:rPrChange w:id="2089"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2090" w:author="刘军涛" w:date="2021-12-22T16:41:00Z">
              <w:rPr>
                <w:rFonts w:ascii="宋体" w:hAnsi="宋体" w:cs="Times New Roman"/>
                <w:kern w:val="0"/>
                <w:sz w:val="18"/>
              </w:rPr>
            </w:rPrChange>
          </w:rPr>
          <w:delText>《成像测井资料处理与裂缝识别方法研究》</w:delText>
        </w:r>
        <w:r w:rsidRPr="00EC6609" w:rsidDel="0027276A">
          <w:rPr>
            <w:rFonts w:cs="Times New Roman"/>
            <w:kern w:val="0"/>
            <w:sz w:val="18"/>
            <w:rPrChange w:id="2091"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2092" w:author="刘军涛" w:date="2021-12-22T16:41:00Z">
              <w:rPr>
                <w:rFonts w:ascii="宋体" w:hAnsi="宋体" w:cs="Times New Roman"/>
                <w:kern w:val="0"/>
                <w:sz w:val="18"/>
              </w:rPr>
            </w:rPrChange>
          </w:rPr>
          <w:delText>硕士</w:delText>
        </w:r>
        <w:r w:rsidRPr="00EC6609" w:rsidDel="0027276A">
          <w:rPr>
            <w:rFonts w:cs="Times New Roman"/>
            <w:kern w:val="0"/>
            <w:sz w:val="18"/>
            <w:rPrChange w:id="2093"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2094" w:author="刘军涛" w:date="2021-12-22T16:41:00Z">
              <w:rPr>
                <w:rFonts w:ascii="宋体" w:hAnsi="宋体" w:cs="Times New Roman"/>
                <w:kern w:val="0"/>
                <w:sz w:val="18"/>
              </w:rPr>
            </w:rPrChange>
          </w:rPr>
          <w:delText>西安科技大学</w:delText>
        </w:r>
        <w:r w:rsidRPr="00EC6609" w:rsidDel="0027276A">
          <w:rPr>
            <w:rFonts w:cs="Times New Roman"/>
            <w:kern w:val="0"/>
            <w:sz w:val="18"/>
            <w:rPrChange w:id="2095" w:author="刘军涛" w:date="2021-12-22T16:41:00Z">
              <w:rPr>
                <w:rFonts w:ascii="宋体" w:hAnsi="宋体" w:cs="Times New Roman"/>
                <w:kern w:val="0"/>
                <w:sz w:val="18"/>
              </w:rPr>
            </w:rPrChange>
          </w:rPr>
          <w:delText xml:space="preserve">, 2013. </w:delText>
        </w:r>
      </w:del>
    </w:p>
    <w:p w14:paraId="3FD1EBC1" w14:textId="6C901203" w:rsidR="006F3891" w:rsidRPr="00EC6609" w:rsidDel="0027276A" w:rsidRDefault="006F3891" w:rsidP="006F3891">
      <w:pPr>
        <w:pStyle w:val="af1"/>
        <w:rPr>
          <w:del w:id="2096" w:author="田 恒" w:date="2021-12-22T20:47:00Z"/>
          <w:rFonts w:cs="Times New Roman"/>
          <w:kern w:val="0"/>
          <w:szCs w:val="28"/>
          <w:rPrChange w:id="2097" w:author="刘军涛" w:date="2021-12-22T16:41:00Z">
            <w:rPr>
              <w:del w:id="2098" w:author="田 恒" w:date="2021-12-22T20:47:00Z"/>
              <w:rFonts w:ascii="宋体" w:hAnsi="宋体" w:cs="Times New Roman"/>
              <w:kern w:val="0"/>
              <w:szCs w:val="28"/>
            </w:rPr>
          </w:rPrChange>
        </w:rPr>
      </w:pPr>
      <w:del w:id="2099" w:author="田 恒" w:date="2021-12-22T20:47:00Z">
        <w:r w:rsidRPr="00EC6609" w:rsidDel="0027276A">
          <w:rPr>
            <w:rFonts w:cs="Times New Roman"/>
            <w:kern w:val="0"/>
            <w:sz w:val="18"/>
            <w:rPrChange w:id="2100" w:author="刘军涛" w:date="2021-12-22T16:41:00Z">
              <w:rPr>
                <w:rFonts w:ascii="宋体" w:hAnsi="宋体" w:cs="Times New Roman"/>
                <w:kern w:val="0"/>
                <w:sz w:val="18"/>
              </w:rPr>
            </w:rPrChange>
          </w:rPr>
          <w:delText>[7]</w:delText>
        </w:r>
        <w:r w:rsidRPr="00EC6609" w:rsidDel="0027276A">
          <w:rPr>
            <w:rFonts w:cs="Times New Roman"/>
            <w:kern w:val="0"/>
            <w:sz w:val="18"/>
            <w:rPrChange w:id="2101" w:author="刘军涛" w:date="2021-12-22T16:41:00Z">
              <w:rPr>
                <w:rFonts w:ascii="宋体" w:hAnsi="宋体" w:cs="Times New Roman"/>
                <w:kern w:val="0"/>
                <w:sz w:val="18"/>
              </w:rPr>
            </w:rPrChange>
          </w:rPr>
          <w:tab/>
          <w:delText>S. M. Pizer</w:delText>
        </w:r>
        <w:r w:rsidRPr="00EC6609" w:rsidDel="0027276A">
          <w:rPr>
            <w:rFonts w:cs="Times New Roman"/>
            <w:kern w:val="0"/>
            <w:sz w:val="18"/>
            <w:rPrChange w:id="2102" w:author="刘军涛" w:date="2021-12-22T16:41:00Z">
              <w:rPr>
                <w:rFonts w:ascii="宋体" w:hAnsi="宋体" w:cs="Times New Roman"/>
                <w:kern w:val="0"/>
                <w:sz w:val="18"/>
              </w:rPr>
            </w:rPrChange>
          </w:rPr>
          <w:delText>等</w:delText>
        </w:r>
        <w:r w:rsidRPr="00EC6609" w:rsidDel="0027276A">
          <w:rPr>
            <w:rFonts w:cs="Times New Roman"/>
            <w:kern w:val="0"/>
            <w:sz w:val="18"/>
            <w:rPrChange w:id="2103"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2104" w:author="刘军涛" w:date="2021-12-22T16:41:00Z">
              <w:rPr>
                <w:rFonts w:ascii="宋体" w:hAnsi="宋体" w:cs="Times New Roman"/>
                <w:kern w:val="0"/>
                <w:sz w:val="18"/>
              </w:rPr>
            </w:rPrChange>
          </w:rPr>
          <w:delText>《</w:delText>
        </w:r>
        <w:r w:rsidRPr="00EC6609" w:rsidDel="0027276A">
          <w:rPr>
            <w:rFonts w:cs="Times New Roman"/>
            <w:kern w:val="0"/>
            <w:sz w:val="18"/>
            <w:rPrChange w:id="2105" w:author="刘军涛" w:date="2021-12-22T16:41:00Z">
              <w:rPr>
                <w:rFonts w:ascii="宋体" w:hAnsi="宋体" w:cs="Times New Roman"/>
                <w:kern w:val="0"/>
                <w:sz w:val="18"/>
              </w:rPr>
            </w:rPrChange>
          </w:rPr>
          <w:delText>Adaptive histogram equalization and its variations</w:delText>
        </w:r>
        <w:r w:rsidRPr="00EC6609" w:rsidDel="0027276A">
          <w:rPr>
            <w:rFonts w:cs="Times New Roman"/>
            <w:kern w:val="0"/>
            <w:sz w:val="18"/>
            <w:rPrChange w:id="2106" w:author="刘军涛" w:date="2021-12-22T16:41:00Z">
              <w:rPr>
                <w:rFonts w:ascii="宋体" w:hAnsi="宋体" w:cs="Times New Roman"/>
                <w:kern w:val="0"/>
                <w:sz w:val="18"/>
              </w:rPr>
            </w:rPrChange>
          </w:rPr>
          <w:delText>》</w:delText>
        </w:r>
        <w:r w:rsidRPr="00EC6609" w:rsidDel="0027276A">
          <w:rPr>
            <w:rFonts w:cs="Times New Roman"/>
            <w:kern w:val="0"/>
            <w:sz w:val="18"/>
            <w:rPrChange w:id="2107" w:author="刘军涛" w:date="2021-12-22T16:41:00Z">
              <w:rPr>
                <w:rFonts w:ascii="宋体" w:hAnsi="宋体" w:cs="Times New Roman"/>
                <w:kern w:val="0"/>
                <w:sz w:val="18"/>
              </w:rPr>
            </w:rPrChange>
          </w:rPr>
          <w:delText xml:space="preserve">, </w:delText>
        </w:r>
        <w:r w:rsidRPr="00EC6609" w:rsidDel="0027276A">
          <w:rPr>
            <w:rFonts w:cs="Times New Roman"/>
            <w:i/>
            <w:iCs/>
            <w:kern w:val="0"/>
            <w:sz w:val="18"/>
            <w:rPrChange w:id="2108" w:author="刘军涛" w:date="2021-12-22T16:41:00Z">
              <w:rPr>
                <w:rFonts w:ascii="宋体" w:hAnsi="宋体" w:cs="Times New Roman"/>
                <w:i/>
                <w:iCs/>
                <w:kern w:val="0"/>
                <w:sz w:val="18"/>
              </w:rPr>
            </w:rPrChange>
          </w:rPr>
          <w:delText>Computer Vision, Graphics, and Image Processing</w:delText>
        </w:r>
        <w:r w:rsidRPr="00EC6609" w:rsidDel="0027276A">
          <w:rPr>
            <w:rFonts w:cs="Times New Roman"/>
            <w:kern w:val="0"/>
            <w:sz w:val="18"/>
            <w:rPrChange w:id="2109"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2110" w:author="刘军涛" w:date="2021-12-22T16:41:00Z">
              <w:rPr>
                <w:rFonts w:ascii="宋体" w:hAnsi="宋体" w:cs="Times New Roman"/>
                <w:kern w:val="0"/>
                <w:sz w:val="18"/>
              </w:rPr>
            </w:rPrChange>
          </w:rPr>
          <w:delText>卷</w:delText>
        </w:r>
        <w:r w:rsidRPr="00EC6609" w:rsidDel="0027276A">
          <w:rPr>
            <w:rFonts w:cs="Times New Roman"/>
            <w:kern w:val="0"/>
            <w:sz w:val="18"/>
            <w:rPrChange w:id="2111" w:author="刘军涛" w:date="2021-12-22T16:41:00Z">
              <w:rPr>
                <w:rFonts w:ascii="宋体" w:hAnsi="宋体" w:cs="Times New Roman"/>
                <w:kern w:val="0"/>
                <w:sz w:val="18"/>
              </w:rPr>
            </w:rPrChange>
          </w:rPr>
          <w:delText xml:space="preserve"> 39, </w:delText>
        </w:r>
        <w:r w:rsidRPr="00EC6609" w:rsidDel="0027276A">
          <w:rPr>
            <w:rFonts w:cs="Times New Roman"/>
            <w:kern w:val="0"/>
            <w:sz w:val="18"/>
            <w:rPrChange w:id="2112" w:author="刘军涛" w:date="2021-12-22T16:41:00Z">
              <w:rPr>
                <w:rFonts w:ascii="宋体" w:hAnsi="宋体" w:cs="Times New Roman"/>
                <w:kern w:val="0"/>
                <w:sz w:val="18"/>
              </w:rPr>
            </w:rPrChange>
          </w:rPr>
          <w:delText>期</w:delText>
        </w:r>
        <w:r w:rsidRPr="00EC6609" w:rsidDel="0027276A">
          <w:rPr>
            <w:rFonts w:cs="Times New Roman"/>
            <w:kern w:val="0"/>
            <w:sz w:val="18"/>
            <w:rPrChange w:id="2113" w:author="刘军涛" w:date="2021-12-22T16:41:00Z">
              <w:rPr>
                <w:rFonts w:ascii="宋体" w:hAnsi="宋体" w:cs="Times New Roman"/>
                <w:kern w:val="0"/>
                <w:sz w:val="18"/>
              </w:rPr>
            </w:rPrChange>
          </w:rPr>
          <w:delText xml:space="preserve"> 3, </w:delText>
        </w:r>
        <w:r w:rsidRPr="00EC6609" w:rsidDel="0027276A">
          <w:rPr>
            <w:rFonts w:cs="Times New Roman"/>
            <w:kern w:val="0"/>
            <w:sz w:val="18"/>
            <w:rPrChange w:id="2114" w:author="刘军涛" w:date="2021-12-22T16:41:00Z">
              <w:rPr>
                <w:rFonts w:ascii="宋体" w:hAnsi="宋体" w:cs="Times New Roman"/>
                <w:kern w:val="0"/>
                <w:sz w:val="18"/>
              </w:rPr>
            </w:rPrChange>
          </w:rPr>
          <w:delText>页</w:delText>
        </w:r>
        <w:r w:rsidRPr="00EC6609" w:rsidDel="0027276A">
          <w:rPr>
            <w:rFonts w:cs="Times New Roman"/>
            <w:kern w:val="0"/>
            <w:sz w:val="18"/>
            <w:rPrChange w:id="2115" w:author="刘军涛" w:date="2021-12-22T16:41:00Z">
              <w:rPr>
                <w:rFonts w:ascii="宋体" w:hAnsi="宋体" w:cs="Times New Roman"/>
                <w:kern w:val="0"/>
                <w:sz w:val="18"/>
              </w:rPr>
            </w:rPrChange>
          </w:rPr>
          <w:delText xml:space="preserve"> 355–368, 9</w:delText>
        </w:r>
        <w:r w:rsidRPr="00EC6609" w:rsidDel="0027276A">
          <w:rPr>
            <w:rFonts w:cs="Times New Roman"/>
            <w:kern w:val="0"/>
            <w:sz w:val="18"/>
            <w:rPrChange w:id="2116" w:author="刘军涛" w:date="2021-12-22T16:41:00Z">
              <w:rPr>
                <w:rFonts w:ascii="宋体" w:hAnsi="宋体" w:cs="Times New Roman"/>
                <w:kern w:val="0"/>
                <w:sz w:val="18"/>
              </w:rPr>
            </w:rPrChange>
          </w:rPr>
          <w:delText>月</w:delText>
        </w:r>
        <w:r w:rsidRPr="00EC6609" w:rsidDel="0027276A">
          <w:rPr>
            <w:rFonts w:cs="Times New Roman"/>
            <w:kern w:val="0"/>
            <w:sz w:val="18"/>
            <w:rPrChange w:id="2117" w:author="刘军涛" w:date="2021-12-22T16:41:00Z">
              <w:rPr>
                <w:rFonts w:ascii="宋体" w:hAnsi="宋体" w:cs="Times New Roman"/>
                <w:kern w:val="0"/>
                <w:sz w:val="18"/>
              </w:rPr>
            </w:rPrChange>
          </w:rPr>
          <w:delText xml:space="preserve"> 1987, doi: 10.1016/S0734-189X(87)80186-X.</w:delText>
        </w:r>
      </w:del>
    </w:p>
    <w:p w14:paraId="4D344234" w14:textId="6E0FFC3E" w:rsidR="005038FE" w:rsidRPr="00EC6609" w:rsidRDefault="005038FE">
      <w:pPr>
        <w:jc w:val="left"/>
        <w:rPr>
          <w:rFonts w:cs="Times New Roman"/>
          <w:color w:val="333333"/>
          <w:sz w:val="20"/>
          <w:szCs w:val="20"/>
          <w:rPrChange w:id="2118" w:author="刘军涛" w:date="2021-12-22T16:41:00Z">
            <w:rPr>
              <w:rFonts w:ascii="宋体" w:hAnsi="宋体"/>
              <w:color w:val="333333"/>
              <w:sz w:val="20"/>
              <w:szCs w:val="20"/>
            </w:rPr>
          </w:rPrChange>
        </w:rPr>
      </w:pPr>
      <w:del w:id="2119" w:author="田 恒" w:date="2021-12-22T20:47:00Z">
        <w:r w:rsidRPr="00EC6609" w:rsidDel="0027276A">
          <w:rPr>
            <w:rFonts w:cs="Times New Roman"/>
            <w:color w:val="333333"/>
            <w:szCs w:val="21"/>
            <w:rPrChange w:id="2120" w:author="刘军涛" w:date="2021-12-22T16:41:00Z">
              <w:rPr>
                <w:rFonts w:ascii="宋体" w:hAnsi="宋体"/>
                <w:color w:val="333333"/>
                <w:szCs w:val="21"/>
              </w:rPr>
            </w:rPrChange>
          </w:rPr>
          <w:fldChar w:fldCharType="end"/>
        </w:r>
      </w:del>
      <w:commentRangeEnd w:id="2005"/>
      <w:r w:rsidR="003233CC">
        <w:rPr>
          <w:rStyle w:val="ac"/>
        </w:rPr>
        <w:commentReference w:id="2005"/>
      </w:r>
    </w:p>
    <w:sectPr w:rsidR="005038FE" w:rsidRPr="00EC660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3" w:author="刘军涛" w:date="2021-12-22T16:31:00Z" w:initials="d">
    <w:p w14:paraId="4B70833A" w14:textId="2189416E" w:rsidR="002006DC" w:rsidRDefault="002006DC">
      <w:pPr>
        <w:pStyle w:val="ad"/>
      </w:pPr>
      <w:r>
        <w:rPr>
          <w:rStyle w:val="ac"/>
        </w:rPr>
        <w:annotationRef/>
      </w:r>
      <w:r>
        <w:rPr>
          <w:rFonts w:hint="eastAsia"/>
        </w:rPr>
        <w:t>参考期刊格式</w:t>
      </w:r>
    </w:p>
  </w:comment>
  <w:comment w:id="224" w:author="刘军涛" w:date="2021-12-22T16:29:00Z" w:initials="d">
    <w:p w14:paraId="189ACFD8" w14:textId="26BE0EE6" w:rsidR="00955D79" w:rsidRDefault="00955D79">
      <w:pPr>
        <w:pStyle w:val="ad"/>
      </w:pPr>
      <w:r>
        <w:rPr>
          <w:rStyle w:val="ac"/>
        </w:rPr>
        <w:annotationRef/>
      </w:r>
      <w:r>
        <w:rPr>
          <w:rFonts w:hint="eastAsia"/>
        </w:rPr>
        <w:t>题目要修改</w:t>
      </w:r>
    </w:p>
  </w:comment>
  <w:comment w:id="229" w:author="刘军涛" w:date="2021-12-22T16:31:00Z" w:initials="d">
    <w:p w14:paraId="14012231" w14:textId="64BAB079" w:rsidR="00F2421D" w:rsidRDefault="00F2421D">
      <w:pPr>
        <w:pStyle w:val="ad"/>
      </w:pPr>
      <w:r>
        <w:rPr>
          <w:rStyle w:val="ac"/>
        </w:rPr>
        <w:annotationRef/>
      </w:r>
      <w:r>
        <w:rPr>
          <w:rFonts w:hint="eastAsia"/>
        </w:rPr>
        <w:t>参考期刊格式</w:t>
      </w:r>
    </w:p>
  </w:comment>
  <w:comment w:id="245" w:author="刘军涛" w:date="2021-12-22T16:35:00Z" w:initials="d">
    <w:p w14:paraId="0234BCE5" w14:textId="410FED79" w:rsidR="000411F1" w:rsidRDefault="000411F1">
      <w:pPr>
        <w:pStyle w:val="ad"/>
      </w:pPr>
      <w:r>
        <w:rPr>
          <w:rStyle w:val="ac"/>
        </w:rPr>
        <w:annotationRef/>
      </w:r>
      <w:r>
        <w:rPr>
          <w:rFonts w:hint="eastAsia"/>
        </w:rPr>
        <w:t>重新翻译</w:t>
      </w:r>
    </w:p>
  </w:comment>
  <w:comment w:id="309" w:author="刘军涛" w:date="2021-12-22T17:23:00Z" w:initials="d">
    <w:p w14:paraId="02B2EDAA" w14:textId="35AD0773" w:rsidR="00DA3016" w:rsidRDefault="00DA3016">
      <w:pPr>
        <w:pStyle w:val="ad"/>
      </w:pPr>
      <w:r>
        <w:rPr>
          <w:rStyle w:val="ac"/>
        </w:rPr>
        <w:annotationRef/>
      </w:r>
      <w:r>
        <w:rPr>
          <w:rFonts w:hint="eastAsia"/>
        </w:rPr>
        <w:t>增加参考文献。</w:t>
      </w:r>
    </w:p>
  </w:comment>
  <w:comment w:id="445" w:author="刘军涛" w:date="2021-12-19T20:29:00Z" w:initials="d">
    <w:p w14:paraId="2848B99B" w14:textId="3B878969" w:rsidR="00523631" w:rsidRDefault="00523631">
      <w:pPr>
        <w:pStyle w:val="ad"/>
      </w:pPr>
      <w:r>
        <w:rPr>
          <w:rStyle w:val="ac"/>
        </w:rPr>
        <w:annotationRef/>
      </w:r>
      <w:r>
        <w:rPr>
          <w:rFonts w:hint="eastAsia"/>
        </w:rPr>
        <w:t>标注参考文献</w:t>
      </w:r>
      <w:r w:rsidR="005C4670">
        <w:rPr>
          <w:rFonts w:hint="eastAsia"/>
        </w:rPr>
        <w:t>-</w:t>
      </w:r>
      <w:r w:rsidR="005C4670">
        <w:rPr>
          <w:rFonts w:hint="eastAsia"/>
        </w:rPr>
        <w:t>不提这个名字，参考文献提到前面去。</w:t>
      </w:r>
    </w:p>
  </w:comment>
  <w:comment w:id="457" w:author="刘军涛" w:date="2021-12-22T16:40:00Z" w:initials="d">
    <w:p w14:paraId="25CA661F" w14:textId="095652E2" w:rsidR="006E7235" w:rsidRDefault="006E7235">
      <w:pPr>
        <w:pStyle w:val="ad"/>
      </w:pPr>
      <w:r>
        <w:rPr>
          <w:rStyle w:val="ac"/>
        </w:rPr>
        <w:annotationRef/>
      </w:r>
      <w:r>
        <w:rPr>
          <w:rFonts w:hint="eastAsia"/>
        </w:rPr>
        <w:t>参考文献太少，增加参考文</w:t>
      </w:r>
      <w:r w:rsidR="008B09AE">
        <w:rPr>
          <w:rFonts w:hint="eastAsia"/>
        </w:rPr>
        <w:t>；其他文献关于动态标定的。</w:t>
      </w:r>
    </w:p>
  </w:comment>
  <w:comment w:id="1856" w:author="刘军涛" w:date="2021-12-22T16:47:00Z" w:initials="d">
    <w:p w14:paraId="53160822" w14:textId="4079D1A4" w:rsidR="003843B9" w:rsidRDefault="003843B9">
      <w:pPr>
        <w:pStyle w:val="ad"/>
      </w:pPr>
      <w:r>
        <w:rPr>
          <w:rStyle w:val="ac"/>
        </w:rPr>
        <w:annotationRef/>
      </w:r>
      <w:r>
        <w:rPr>
          <w:rFonts w:hint="eastAsia"/>
        </w:rPr>
        <w:t>能否加一个静态标定的，然后把这几段拿出来，看一下对比情况。</w:t>
      </w:r>
    </w:p>
  </w:comment>
  <w:comment w:id="2005" w:author="刘军涛" w:date="2021-12-22T17:28:00Z" w:initials="d">
    <w:p w14:paraId="59C406F4" w14:textId="7748912D" w:rsidR="003233CC" w:rsidRDefault="003233CC">
      <w:pPr>
        <w:pStyle w:val="ad"/>
      </w:pPr>
      <w:r>
        <w:rPr>
          <w:rStyle w:val="ac"/>
        </w:rPr>
        <w:annotationRef/>
      </w:r>
      <w:r>
        <w:rPr>
          <w:rFonts w:hint="eastAsia"/>
        </w:rPr>
        <w:t>参考文献。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70833A" w15:done="0"/>
  <w15:commentEx w15:paraId="189ACFD8" w15:done="0"/>
  <w15:commentEx w15:paraId="14012231" w15:done="0"/>
  <w15:commentEx w15:paraId="0234BCE5" w15:done="0"/>
  <w15:commentEx w15:paraId="02B2EDAA" w15:done="0"/>
  <w15:commentEx w15:paraId="2848B99B" w15:done="0"/>
  <w15:commentEx w15:paraId="25CA661F" w15:done="0"/>
  <w15:commentEx w15:paraId="53160822" w15:done="0"/>
  <w15:commentEx w15:paraId="59C406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DD170" w16cex:dateUtc="2021-12-22T08:31:00Z"/>
  <w16cex:commentExtensible w16cex:durableId="256DD0EE" w16cex:dateUtc="2021-12-22T08:29:00Z"/>
  <w16cex:commentExtensible w16cex:durableId="256DD178" w16cex:dateUtc="2021-12-22T08:31:00Z"/>
  <w16cex:commentExtensible w16cex:durableId="256DD234" w16cex:dateUtc="2021-12-22T08:35:00Z"/>
  <w16cex:commentExtensible w16cex:durableId="256DDDAA" w16cex:dateUtc="2021-12-22T09:23:00Z"/>
  <w16cex:commentExtensible w16cex:durableId="256A14C7" w16cex:dateUtc="2021-12-19T12:29:00Z"/>
  <w16cex:commentExtensible w16cex:durableId="256DD380" w16cex:dateUtc="2021-12-22T08:40:00Z"/>
  <w16cex:commentExtensible w16cex:durableId="256DD513" w16cex:dateUtc="2021-12-22T08:47:00Z"/>
  <w16cex:commentExtensible w16cex:durableId="256DDEC9" w16cex:dateUtc="2021-12-22T09: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70833A" w16cid:durableId="256DD170"/>
  <w16cid:commentId w16cid:paraId="189ACFD8" w16cid:durableId="256DD0EE"/>
  <w16cid:commentId w16cid:paraId="14012231" w16cid:durableId="256DD178"/>
  <w16cid:commentId w16cid:paraId="0234BCE5" w16cid:durableId="256DD234"/>
  <w16cid:commentId w16cid:paraId="02B2EDAA" w16cid:durableId="256DDDAA"/>
  <w16cid:commentId w16cid:paraId="2848B99B" w16cid:durableId="256A14C7"/>
  <w16cid:commentId w16cid:paraId="25CA661F" w16cid:durableId="256DD380"/>
  <w16cid:commentId w16cid:paraId="53160822" w16cid:durableId="256DD513"/>
  <w16cid:commentId w16cid:paraId="59C406F4" w16cid:durableId="256DDE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18FD8" w14:textId="77777777" w:rsidR="00784DF8" w:rsidRDefault="00784DF8" w:rsidP="009171C7">
      <w:r>
        <w:separator/>
      </w:r>
    </w:p>
  </w:endnote>
  <w:endnote w:type="continuationSeparator" w:id="0">
    <w:p w14:paraId="2D287F3E" w14:textId="77777777" w:rsidR="00784DF8" w:rsidRDefault="00784DF8" w:rsidP="009171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icrosoftYaHe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791C1" w14:textId="77777777" w:rsidR="00784DF8" w:rsidRDefault="00784DF8" w:rsidP="009171C7">
      <w:r>
        <w:separator/>
      </w:r>
    </w:p>
  </w:footnote>
  <w:footnote w:type="continuationSeparator" w:id="0">
    <w:p w14:paraId="217768D3" w14:textId="77777777" w:rsidR="00784DF8" w:rsidRDefault="00784DF8" w:rsidP="009171C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田 恒">
    <w15:presenceInfo w15:providerId="Windows Live" w15:userId="c171f0ee19387819"/>
  </w15:person>
  <w15:person w15:author="刘军涛">
    <w15:presenceInfo w15:providerId="None" w15:userId="刘军涛"/>
  </w15:person>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revisionView w:comments="0" w:insDel="0" w:formatting="0"/>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470"/>
    <w:rsid w:val="0000479F"/>
    <w:rsid w:val="00023DE3"/>
    <w:rsid w:val="000411F1"/>
    <w:rsid w:val="00062BB9"/>
    <w:rsid w:val="00063718"/>
    <w:rsid w:val="0007323A"/>
    <w:rsid w:val="0009459A"/>
    <w:rsid w:val="00095BE5"/>
    <w:rsid w:val="000A7489"/>
    <w:rsid w:val="000B0D40"/>
    <w:rsid w:val="000B7FE9"/>
    <w:rsid w:val="000C0C44"/>
    <w:rsid w:val="000C30DD"/>
    <w:rsid w:val="000C41FE"/>
    <w:rsid w:val="000D1326"/>
    <w:rsid w:val="000D32BF"/>
    <w:rsid w:val="000F7D27"/>
    <w:rsid w:val="000F7F43"/>
    <w:rsid w:val="00101573"/>
    <w:rsid w:val="001017FA"/>
    <w:rsid w:val="00102C3B"/>
    <w:rsid w:val="00103CF1"/>
    <w:rsid w:val="001056DC"/>
    <w:rsid w:val="00107724"/>
    <w:rsid w:val="00114081"/>
    <w:rsid w:val="00116DC8"/>
    <w:rsid w:val="00126093"/>
    <w:rsid w:val="00127B85"/>
    <w:rsid w:val="0013091E"/>
    <w:rsid w:val="00133127"/>
    <w:rsid w:val="0013562C"/>
    <w:rsid w:val="00156DC6"/>
    <w:rsid w:val="00162921"/>
    <w:rsid w:val="00166DB8"/>
    <w:rsid w:val="001776B3"/>
    <w:rsid w:val="00184D22"/>
    <w:rsid w:val="0019343A"/>
    <w:rsid w:val="00194FD5"/>
    <w:rsid w:val="001A26DB"/>
    <w:rsid w:val="001A7086"/>
    <w:rsid w:val="001B1151"/>
    <w:rsid w:val="001B3201"/>
    <w:rsid w:val="001C2301"/>
    <w:rsid w:val="001C7FAA"/>
    <w:rsid w:val="001F002B"/>
    <w:rsid w:val="0020005F"/>
    <w:rsid w:val="002006DC"/>
    <w:rsid w:val="002064E1"/>
    <w:rsid w:val="00211CE0"/>
    <w:rsid w:val="00216A8C"/>
    <w:rsid w:val="002225AF"/>
    <w:rsid w:val="00224079"/>
    <w:rsid w:val="0024518E"/>
    <w:rsid w:val="00267D7B"/>
    <w:rsid w:val="0027276A"/>
    <w:rsid w:val="00274380"/>
    <w:rsid w:val="00275AA5"/>
    <w:rsid w:val="00276220"/>
    <w:rsid w:val="00284A61"/>
    <w:rsid w:val="002870DD"/>
    <w:rsid w:val="00291599"/>
    <w:rsid w:val="002A28DD"/>
    <w:rsid w:val="002B4C72"/>
    <w:rsid w:val="002B650C"/>
    <w:rsid w:val="002D2138"/>
    <w:rsid w:val="002D38AC"/>
    <w:rsid w:val="002D601F"/>
    <w:rsid w:val="002D6613"/>
    <w:rsid w:val="002F05AA"/>
    <w:rsid w:val="002F4833"/>
    <w:rsid w:val="002F5890"/>
    <w:rsid w:val="002F5C8A"/>
    <w:rsid w:val="0030375D"/>
    <w:rsid w:val="003064FC"/>
    <w:rsid w:val="00316CDC"/>
    <w:rsid w:val="00321996"/>
    <w:rsid w:val="0032234A"/>
    <w:rsid w:val="003233CC"/>
    <w:rsid w:val="00323AA1"/>
    <w:rsid w:val="003243F5"/>
    <w:rsid w:val="0032690E"/>
    <w:rsid w:val="00347E36"/>
    <w:rsid w:val="00366F8F"/>
    <w:rsid w:val="0037704D"/>
    <w:rsid w:val="003843B9"/>
    <w:rsid w:val="00395408"/>
    <w:rsid w:val="00396369"/>
    <w:rsid w:val="003A432C"/>
    <w:rsid w:val="003A45D3"/>
    <w:rsid w:val="003A4BD9"/>
    <w:rsid w:val="003B2FF8"/>
    <w:rsid w:val="003B3D3D"/>
    <w:rsid w:val="003C4A7A"/>
    <w:rsid w:val="003D0B38"/>
    <w:rsid w:val="003D366A"/>
    <w:rsid w:val="003D4DFA"/>
    <w:rsid w:val="003E1F05"/>
    <w:rsid w:val="003E5136"/>
    <w:rsid w:val="003E6913"/>
    <w:rsid w:val="003F625E"/>
    <w:rsid w:val="00413A83"/>
    <w:rsid w:val="00456E98"/>
    <w:rsid w:val="004612FE"/>
    <w:rsid w:val="00461949"/>
    <w:rsid w:val="00471013"/>
    <w:rsid w:val="00476F3D"/>
    <w:rsid w:val="00477C2B"/>
    <w:rsid w:val="00485CDE"/>
    <w:rsid w:val="00486B43"/>
    <w:rsid w:val="00495B56"/>
    <w:rsid w:val="004A0FAB"/>
    <w:rsid w:val="004A10AA"/>
    <w:rsid w:val="004A408F"/>
    <w:rsid w:val="004B1ABB"/>
    <w:rsid w:val="004B1D4A"/>
    <w:rsid w:val="004B29FD"/>
    <w:rsid w:val="004B480D"/>
    <w:rsid w:val="004C409E"/>
    <w:rsid w:val="004D47F5"/>
    <w:rsid w:val="00500927"/>
    <w:rsid w:val="005038FE"/>
    <w:rsid w:val="0051285D"/>
    <w:rsid w:val="00523631"/>
    <w:rsid w:val="00542EE1"/>
    <w:rsid w:val="00551BDA"/>
    <w:rsid w:val="00562B4A"/>
    <w:rsid w:val="005662F7"/>
    <w:rsid w:val="00580283"/>
    <w:rsid w:val="005A6312"/>
    <w:rsid w:val="005B3533"/>
    <w:rsid w:val="005B7E82"/>
    <w:rsid w:val="005C4670"/>
    <w:rsid w:val="005C4717"/>
    <w:rsid w:val="005C4BDC"/>
    <w:rsid w:val="005E5A45"/>
    <w:rsid w:val="005F6969"/>
    <w:rsid w:val="005F7E42"/>
    <w:rsid w:val="00620FC6"/>
    <w:rsid w:val="00621CBB"/>
    <w:rsid w:val="00623CBD"/>
    <w:rsid w:val="00630C51"/>
    <w:rsid w:val="0063400B"/>
    <w:rsid w:val="006546F9"/>
    <w:rsid w:val="00666A16"/>
    <w:rsid w:val="006730A9"/>
    <w:rsid w:val="006756F5"/>
    <w:rsid w:val="006A4476"/>
    <w:rsid w:val="006B1F55"/>
    <w:rsid w:val="006B1F7B"/>
    <w:rsid w:val="006C1D7B"/>
    <w:rsid w:val="006C7DBD"/>
    <w:rsid w:val="006D59AB"/>
    <w:rsid w:val="006E7235"/>
    <w:rsid w:val="006F3891"/>
    <w:rsid w:val="006F666A"/>
    <w:rsid w:val="00703441"/>
    <w:rsid w:val="007052CB"/>
    <w:rsid w:val="00714730"/>
    <w:rsid w:val="00716E8E"/>
    <w:rsid w:val="007320B7"/>
    <w:rsid w:val="00733D79"/>
    <w:rsid w:val="00733F72"/>
    <w:rsid w:val="007346FF"/>
    <w:rsid w:val="00734762"/>
    <w:rsid w:val="007376D3"/>
    <w:rsid w:val="00750447"/>
    <w:rsid w:val="00777314"/>
    <w:rsid w:val="007803A1"/>
    <w:rsid w:val="00781BB0"/>
    <w:rsid w:val="00784DF8"/>
    <w:rsid w:val="007851D7"/>
    <w:rsid w:val="00792670"/>
    <w:rsid w:val="00793057"/>
    <w:rsid w:val="007970A0"/>
    <w:rsid w:val="007A0EB2"/>
    <w:rsid w:val="007A27B2"/>
    <w:rsid w:val="007A44BB"/>
    <w:rsid w:val="007C5BA4"/>
    <w:rsid w:val="007D056F"/>
    <w:rsid w:val="007D4C58"/>
    <w:rsid w:val="007F0EAE"/>
    <w:rsid w:val="00805DAA"/>
    <w:rsid w:val="0080648D"/>
    <w:rsid w:val="00824D8B"/>
    <w:rsid w:val="00836622"/>
    <w:rsid w:val="00843DDF"/>
    <w:rsid w:val="008567D9"/>
    <w:rsid w:val="00856B97"/>
    <w:rsid w:val="00861697"/>
    <w:rsid w:val="008771DA"/>
    <w:rsid w:val="00880CA2"/>
    <w:rsid w:val="0088412E"/>
    <w:rsid w:val="008A2454"/>
    <w:rsid w:val="008B09AE"/>
    <w:rsid w:val="008C004B"/>
    <w:rsid w:val="008C5C55"/>
    <w:rsid w:val="008C6558"/>
    <w:rsid w:val="008C77F4"/>
    <w:rsid w:val="008D04D5"/>
    <w:rsid w:val="008D7FD1"/>
    <w:rsid w:val="008E12DE"/>
    <w:rsid w:val="008E5C2D"/>
    <w:rsid w:val="008F200D"/>
    <w:rsid w:val="008F5DFC"/>
    <w:rsid w:val="009023A3"/>
    <w:rsid w:val="00903145"/>
    <w:rsid w:val="0090651D"/>
    <w:rsid w:val="00912721"/>
    <w:rsid w:val="00916256"/>
    <w:rsid w:val="009171C7"/>
    <w:rsid w:val="009411A7"/>
    <w:rsid w:val="00955D79"/>
    <w:rsid w:val="009821CF"/>
    <w:rsid w:val="00996933"/>
    <w:rsid w:val="009A0EE4"/>
    <w:rsid w:val="009A72A6"/>
    <w:rsid w:val="009B2E2F"/>
    <w:rsid w:val="009D18E6"/>
    <w:rsid w:val="009D21A6"/>
    <w:rsid w:val="009E188F"/>
    <w:rsid w:val="009E62BF"/>
    <w:rsid w:val="009E78C5"/>
    <w:rsid w:val="00A11691"/>
    <w:rsid w:val="00A15132"/>
    <w:rsid w:val="00A24A1F"/>
    <w:rsid w:val="00A305D8"/>
    <w:rsid w:val="00A325D7"/>
    <w:rsid w:val="00A35576"/>
    <w:rsid w:val="00A46B62"/>
    <w:rsid w:val="00A54B86"/>
    <w:rsid w:val="00A55648"/>
    <w:rsid w:val="00A81BC6"/>
    <w:rsid w:val="00A846CE"/>
    <w:rsid w:val="00A86E35"/>
    <w:rsid w:val="00A943BA"/>
    <w:rsid w:val="00AA39D7"/>
    <w:rsid w:val="00AB06F2"/>
    <w:rsid w:val="00AC05F8"/>
    <w:rsid w:val="00AC2AEE"/>
    <w:rsid w:val="00AC619F"/>
    <w:rsid w:val="00AD352E"/>
    <w:rsid w:val="00AD70A8"/>
    <w:rsid w:val="00AE0A6F"/>
    <w:rsid w:val="00B03AA6"/>
    <w:rsid w:val="00B047DB"/>
    <w:rsid w:val="00B15EF8"/>
    <w:rsid w:val="00B175F9"/>
    <w:rsid w:val="00B2443F"/>
    <w:rsid w:val="00B26AE1"/>
    <w:rsid w:val="00B43E13"/>
    <w:rsid w:val="00B455A0"/>
    <w:rsid w:val="00B46052"/>
    <w:rsid w:val="00B479E6"/>
    <w:rsid w:val="00B62128"/>
    <w:rsid w:val="00B638F4"/>
    <w:rsid w:val="00B708F9"/>
    <w:rsid w:val="00B7698D"/>
    <w:rsid w:val="00B8257E"/>
    <w:rsid w:val="00B90AAE"/>
    <w:rsid w:val="00B91F99"/>
    <w:rsid w:val="00B93252"/>
    <w:rsid w:val="00BA0A29"/>
    <w:rsid w:val="00BA32E2"/>
    <w:rsid w:val="00BB3C89"/>
    <w:rsid w:val="00BC52F1"/>
    <w:rsid w:val="00BD517A"/>
    <w:rsid w:val="00BE5A17"/>
    <w:rsid w:val="00BF4441"/>
    <w:rsid w:val="00C063B0"/>
    <w:rsid w:val="00C35BC0"/>
    <w:rsid w:val="00C62E1E"/>
    <w:rsid w:val="00C70695"/>
    <w:rsid w:val="00C91688"/>
    <w:rsid w:val="00C94B5C"/>
    <w:rsid w:val="00CB2A3C"/>
    <w:rsid w:val="00CC7337"/>
    <w:rsid w:val="00CD668D"/>
    <w:rsid w:val="00CE677F"/>
    <w:rsid w:val="00D02C06"/>
    <w:rsid w:val="00D207C2"/>
    <w:rsid w:val="00D2547B"/>
    <w:rsid w:val="00D267E1"/>
    <w:rsid w:val="00D26B4E"/>
    <w:rsid w:val="00D36ED3"/>
    <w:rsid w:val="00D55770"/>
    <w:rsid w:val="00D61C52"/>
    <w:rsid w:val="00D65002"/>
    <w:rsid w:val="00D749FA"/>
    <w:rsid w:val="00D74FDB"/>
    <w:rsid w:val="00D764EE"/>
    <w:rsid w:val="00D77E8E"/>
    <w:rsid w:val="00D87451"/>
    <w:rsid w:val="00D906B7"/>
    <w:rsid w:val="00D9359F"/>
    <w:rsid w:val="00DA3016"/>
    <w:rsid w:val="00DE1D0B"/>
    <w:rsid w:val="00DF769B"/>
    <w:rsid w:val="00E01509"/>
    <w:rsid w:val="00E0362D"/>
    <w:rsid w:val="00E03DD9"/>
    <w:rsid w:val="00E250A7"/>
    <w:rsid w:val="00E51617"/>
    <w:rsid w:val="00E81AFE"/>
    <w:rsid w:val="00E858EB"/>
    <w:rsid w:val="00E9780B"/>
    <w:rsid w:val="00E97D45"/>
    <w:rsid w:val="00EA7A57"/>
    <w:rsid w:val="00EB403D"/>
    <w:rsid w:val="00EC6609"/>
    <w:rsid w:val="00EE2F63"/>
    <w:rsid w:val="00EE3A43"/>
    <w:rsid w:val="00EF186C"/>
    <w:rsid w:val="00EF2270"/>
    <w:rsid w:val="00EF753D"/>
    <w:rsid w:val="00F06FCA"/>
    <w:rsid w:val="00F1023D"/>
    <w:rsid w:val="00F12048"/>
    <w:rsid w:val="00F12921"/>
    <w:rsid w:val="00F13E2C"/>
    <w:rsid w:val="00F1795B"/>
    <w:rsid w:val="00F2421D"/>
    <w:rsid w:val="00F30D69"/>
    <w:rsid w:val="00F47BC0"/>
    <w:rsid w:val="00F56470"/>
    <w:rsid w:val="00F80165"/>
    <w:rsid w:val="00F8421D"/>
    <w:rsid w:val="00F92EFF"/>
    <w:rsid w:val="00FC1994"/>
    <w:rsid w:val="00FC3E29"/>
    <w:rsid w:val="00FD26A2"/>
    <w:rsid w:val="00FF0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58533"/>
  <w15:chartTrackingRefBased/>
  <w15:docId w15:val="{86E1574D-51A8-44F6-8BF0-0267ECFBC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3127"/>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7851D7"/>
    <w:pPr>
      <w:keepNext/>
      <w:keepLines/>
      <w:spacing w:beforeLines="50" w:before="50" w:afterLines="50" w:after="50"/>
      <w:outlineLvl w:val="0"/>
    </w:pPr>
    <w:rPr>
      <w:rFonts w:eastAsia="黑体"/>
      <w:bCs/>
      <w:kern w:val="44"/>
      <w:sz w:val="28"/>
      <w:szCs w:val="44"/>
    </w:rPr>
  </w:style>
  <w:style w:type="paragraph" w:styleId="2">
    <w:name w:val="heading 2"/>
    <w:basedOn w:val="a"/>
    <w:next w:val="a"/>
    <w:link w:val="20"/>
    <w:uiPriority w:val="9"/>
    <w:unhideWhenUsed/>
    <w:qFormat/>
    <w:rsid w:val="00166DB8"/>
    <w:pPr>
      <w:keepNext/>
      <w:keepLines/>
      <w:spacing w:beforeLines="50" w:before="50" w:afterLines="50" w:after="50"/>
      <w:outlineLvl w:val="1"/>
    </w:pPr>
    <w:rPr>
      <w:rFonts w:eastAsia="黑体" w:cstheme="majorBidi"/>
      <w:bCs/>
      <w:szCs w:val="32"/>
    </w:rPr>
  </w:style>
  <w:style w:type="paragraph" w:styleId="3">
    <w:name w:val="heading 3"/>
    <w:basedOn w:val="a"/>
    <w:next w:val="a"/>
    <w:link w:val="30"/>
    <w:uiPriority w:val="9"/>
    <w:unhideWhenUsed/>
    <w:qFormat/>
    <w:rsid w:val="001017FA"/>
    <w:pPr>
      <w:keepNext/>
      <w:keepLines/>
      <w:spacing w:beforeLines="50" w:before="50" w:afterLines="50" w:after="50"/>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51D7"/>
    <w:rPr>
      <w:rFonts w:ascii="Times New Roman" w:eastAsia="黑体" w:hAnsi="Times New Roman"/>
      <w:bCs/>
      <w:kern w:val="44"/>
      <w:sz w:val="28"/>
      <w:szCs w:val="44"/>
    </w:rPr>
  </w:style>
  <w:style w:type="character" w:customStyle="1" w:styleId="20">
    <w:name w:val="标题 2 字符"/>
    <w:basedOn w:val="a0"/>
    <w:link w:val="2"/>
    <w:uiPriority w:val="9"/>
    <w:rsid w:val="00166DB8"/>
    <w:rPr>
      <w:rFonts w:ascii="Times New Roman" w:eastAsia="黑体" w:hAnsi="Times New Roman" w:cstheme="majorBidi"/>
      <w:bCs/>
      <w:sz w:val="24"/>
      <w:szCs w:val="32"/>
    </w:rPr>
  </w:style>
  <w:style w:type="character" w:customStyle="1" w:styleId="30">
    <w:name w:val="标题 3 字符"/>
    <w:basedOn w:val="a0"/>
    <w:link w:val="3"/>
    <w:uiPriority w:val="9"/>
    <w:rsid w:val="001017FA"/>
    <w:rPr>
      <w:rFonts w:ascii="Times New Roman" w:eastAsia="宋体" w:hAnsi="Times New Roman"/>
      <w:bCs/>
      <w:sz w:val="24"/>
      <w:szCs w:val="32"/>
    </w:rPr>
  </w:style>
  <w:style w:type="table" w:customStyle="1" w:styleId="a3">
    <w:name w:val="图表"/>
    <w:basedOn w:val="a1"/>
    <w:uiPriority w:val="99"/>
    <w:rsid w:val="00996933"/>
    <w:tblPr/>
  </w:style>
  <w:style w:type="character" w:styleId="a4">
    <w:name w:val="Placeholder Text"/>
    <w:basedOn w:val="a0"/>
    <w:uiPriority w:val="99"/>
    <w:semiHidden/>
    <w:rsid w:val="004D47F5"/>
    <w:rPr>
      <w:color w:val="808080"/>
    </w:rPr>
  </w:style>
  <w:style w:type="paragraph" w:styleId="a5">
    <w:name w:val="header"/>
    <w:basedOn w:val="a"/>
    <w:link w:val="a6"/>
    <w:uiPriority w:val="99"/>
    <w:unhideWhenUsed/>
    <w:rsid w:val="009171C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171C7"/>
    <w:rPr>
      <w:sz w:val="18"/>
      <w:szCs w:val="18"/>
    </w:rPr>
  </w:style>
  <w:style w:type="paragraph" w:styleId="a7">
    <w:name w:val="footer"/>
    <w:basedOn w:val="a"/>
    <w:link w:val="a8"/>
    <w:uiPriority w:val="99"/>
    <w:unhideWhenUsed/>
    <w:rsid w:val="009171C7"/>
    <w:pPr>
      <w:tabs>
        <w:tab w:val="center" w:pos="4153"/>
        <w:tab w:val="right" w:pos="8306"/>
      </w:tabs>
      <w:snapToGrid w:val="0"/>
      <w:jc w:val="left"/>
    </w:pPr>
    <w:rPr>
      <w:sz w:val="18"/>
      <w:szCs w:val="18"/>
    </w:rPr>
  </w:style>
  <w:style w:type="character" w:customStyle="1" w:styleId="a8">
    <w:name w:val="页脚 字符"/>
    <w:basedOn w:val="a0"/>
    <w:link w:val="a7"/>
    <w:uiPriority w:val="99"/>
    <w:rsid w:val="009171C7"/>
    <w:rPr>
      <w:sz w:val="18"/>
      <w:szCs w:val="18"/>
    </w:rPr>
  </w:style>
  <w:style w:type="paragraph" w:styleId="a9">
    <w:name w:val="Balloon Text"/>
    <w:basedOn w:val="a"/>
    <w:link w:val="aa"/>
    <w:uiPriority w:val="99"/>
    <w:semiHidden/>
    <w:unhideWhenUsed/>
    <w:rsid w:val="00461949"/>
    <w:rPr>
      <w:sz w:val="18"/>
      <w:szCs w:val="18"/>
    </w:rPr>
  </w:style>
  <w:style w:type="character" w:customStyle="1" w:styleId="aa">
    <w:name w:val="批注框文本 字符"/>
    <w:basedOn w:val="a0"/>
    <w:link w:val="a9"/>
    <w:uiPriority w:val="99"/>
    <w:semiHidden/>
    <w:rsid w:val="00461949"/>
    <w:rPr>
      <w:sz w:val="18"/>
      <w:szCs w:val="18"/>
    </w:rPr>
  </w:style>
  <w:style w:type="paragraph" w:styleId="ab">
    <w:name w:val="Revision"/>
    <w:hidden/>
    <w:uiPriority w:val="99"/>
    <w:semiHidden/>
    <w:rsid w:val="0090651D"/>
  </w:style>
  <w:style w:type="character" w:styleId="ac">
    <w:name w:val="annotation reference"/>
    <w:basedOn w:val="a0"/>
    <w:uiPriority w:val="99"/>
    <w:semiHidden/>
    <w:unhideWhenUsed/>
    <w:rsid w:val="00523631"/>
    <w:rPr>
      <w:sz w:val="21"/>
      <w:szCs w:val="21"/>
    </w:rPr>
  </w:style>
  <w:style w:type="paragraph" w:styleId="ad">
    <w:name w:val="annotation text"/>
    <w:basedOn w:val="a"/>
    <w:link w:val="ae"/>
    <w:uiPriority w:val="99"/>
    <w:semiHidden/>
    <w:unhideWhenUsed/>
    <w:rsid w:val="00523631"/>
    <w:pPr>
      <w:jc w:val="left"/>
    </w:pPr>
  </w:style>
  <w:style w:type="character" w:customStyle="1" w:styleId="ae">
    <w:name w:val="批注文字 字符"/>
    <w:basedOn w:val="a0"/>
    <w:link w:val="ad"/>
    <w:uiPriority w:val="99"/>
    <w:semiHidden/>
    <w:rsid w:val="00523631"/>
  </w:style>
  <w:style w:type="paragraph" w:styleId="af">
    <w:name w:val="annotation subject"/>
    <w:basedOn w:val="ad"/>
    <w:next w:val="ad"/>
    <w:link w:val="af0"/>
    <w:uiPriority w:val="99"/>
    <w:semiHidden/>
    <w:unhideWhenUsed/>
    <w:rsid w:val="00523631"/>
    <w:rPr>
      <w:b/>
      <w:bCs/>
    </w:rPr>
  </w:style>
  <w:style w:type="character" w:customStyle="1" w:styleId="af0">
    <w:name w:val="批注主题 字符"/>
    <w:basedOn w:val="ae"/>
    <w:link w:val="af"/>
    <w:uiPriority w:val="99"/>
    <w:semiHidden/>
    <w:rsid w:val="00523631"/>
    <w:rPr>
      <w:b/>
      <w:bCs/>
    </w:rPr>
  </w:style>
  <w:style w:type="paragraph" w:styleId="af1">
    <w:name w:val="Bibliography"/>
    <w:basedOn w:val="a"/>
    <w:next w:val="a"/>
    <w:uiPriority w:val="37"/>
    <w:unhideWhenUsed/>
    <w:rsid w:val="005038FE"/>
    <w:pPr>
      <w:tabs>
        <w:tab w:val="left" w:pos="504"/>
      </w:tabs>
      <w:spacing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17134">
      <w:bodyDiv w:val="1"/>
      <w:marLeft w:val="0"/>
      <w:marRight w:val="0"/>
      <w:marTop w:val="0"/>
      <w:marBottom w:val="0"/>
      <w:divBdr>
        <w:top w:val="none" w:sz="0" w:space="0" w:color="auto"/>
        <w:left w:val="none" w:sz="0" w:space="0" w:color="auto"/>
        <w:bottom w:val="none" w:sz="0" w:space="0" w:color="auto"/>
        <w:right w:val="none" w:sz="0" w:space="0" w:color="auto"/>
      </w:divBdr>
    </w:div>
    <w:div w:id="317809566">
      <w:bodyDiv w:val="1"/>
      <w:marLeft w:val="0"/>
      <w:marRight w:val="0"/>
      <w:marTop w:val="0"/>
      <w:marBottom w:val="0"/>
      <w:divBdr>
        <w:top w:val="none" w:sz="0" w:space="0" w:color="auto"/>
        <w:left w:val="none" w:sz="0" w:space="0" w:color="auto"/>
        <w:bottom w:val="none" w:sz="0" w:space="0" w:color="auto"/>
        <w:right w:val="none" w:sz="0" w:space="0" w:color="auto"/>
      </w:divBdr>
    </w:div>
    <w:div w:id="1084763868">
      <w:bodyDiv w:val="1"/>
      <w:marLeft w:val="0"/>
      <w:marRight w:val="0"/>
      <w:marTop w:val="0"/>
      <w:marBottom w:val="0"/>
      <w:divBdr>
        <w:top w:val="none" w:sz="0" w:space="0" w:color="auto"/>
        <w:left w:val="none" w:sz="0" w:space="0" w:color="auto"/>
        <w:bottom w:val="none" w:sz="0" w:space="0" w:color="auto"/>
        <w:right w:val="none" w:sz="0" w:space="0" w:color="auto"/>
      </w:divBdr>
    </w:div>
    <w:div w:id="1581518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D7D93-2962-4A6E-9558-46C13F14E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6528</Words>
  <Characters>37211</Characters>
  <Application>Microsoft Office Word</Application>
  <DocSecurity>0</DocSecurity>
  <Lines>310</Lines>
  <Paragraphs>87</Paragraphs>
  <ScaleCrop>false</ScaleCrop>
  <Company/>
  <LinksUpToDate>false</LinksUpToDate>
  <CharactersWithSpaces>43652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恒</dc:creator>
  <cp:keywords/>
  <dc:description/>
  <cp:lastModifiedBy>田 恒</cp:lastModifiedBy>
  <cp:revision>5</cp:revision>
  <dcterms:created xsi:type="dcterms:W3CDTF">2021-12-23T14:21:00Z</dcterms:created>
  <dcterms:modified xsi:type="dcterms:W3CDTF">2021-12-23T14:32:00Z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id="Z2ZFxfuA"/&gt;&lt;style id="http://www.zotero.org/styles/chinese-gb7714-1987-numeric" hasBibliography="1" bibliographyStyleHasBeenSet="1"/&gt;&lt;prefs&gt;&lt;pref name="fieldType" value="Field"/&gt;&lt;/prefs&gt;&lt;/data&gt;</vt:lpwstr>
  </property>
</Properties>
</file>