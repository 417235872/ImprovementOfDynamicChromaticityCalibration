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89B64" w14:textId="7165223A" w:rsidR="00F56470" w:rsidRPr="006F02C3" w:rsidRDefault="00BA0A29">
      <w:pPr>
        <w:widowControl/>
        <w:spacing w:before="100" w:beforeAutospacing="1" w:after="100" w:afterAutospacing="1" w:line="270" w:lineRule="atLeast"/>
        <w:jc w:val="center"/>
        <w:rPr>
          <w:rFonts w:ascii="����" w:eastAsia="宋体" w:hAnsi="����" w:cs="宋体" w:hint="eastAsia"/>
          <w:kern w:val="0"/>
          <w:sz w:val="18"/>
          <w:szCs w:val="18"/>
        </w:rPr>
        <w:pPrChange w:id="0" w:author="dell" w:date="2021-12-16T17:10:00Z">
          <w:pPr>
            <w:widowControl/>
            <w:spacing w:before="100" w:beforeAutospacing="1" w:after="100" w:afterAutospacing="1" w:line="270" w:lineRule="atLeast"/>
            <w:jc w:val="left"/>
          </w:pPr>
        </w:pPrChange>
      </w:pPr>
      <w:ins w:id="1" w:author="dell" w:date="2021-12-16T17:09:00Z">
        <w:r>
          <w:rPr>
            <w:rFonts w:ascii="����" w:eastAsia="宋体" w:hAnsi="����" w:cs="宋体" w:hint="eastAsia"/>
            <w:kern w:val="0"/>
            <w:sz w:val="32"/>
            <w:szCs w:val="32"/>
          </w:rPr>
          <w:t>核</w:t>
        </w:r>
        <w:r w:rsidR="00D267E1">
          <w:rPr>
            <w:rFonts w:ascii="����" w:eastAsia="宋体" w:hAnsi="����" w:cs="宋体" w:hint="eastAsia"/>
            <w:kern w:val="0"/>
            <w:sz w:val="32"/>
            <w:szCs w:val="32"/>
          </w:rPr>
          <w:t>测井成像</w:t>
        </w:r>
      </w:ins>
      <w:ins w:id="2" w:author="dell" w:date="2021-12-16T17:10:00Z">
        <w:r w:rsidR="00D267E1">
          <w:rPr>
            <w:rFonts w:ascii="����" w:eastAsia="宋体" w:hAnsi="����" w:cs="宋体" w:hint="eastAsia"/>
            <w:kern w:val="0"/>
            <w:sz w:val="32"/>
            <w:szCs w:val="32"/>
          </w:rPr>
          <w:t>数据</w:t>
        </w:r>
      </w:ins>
      <w:r w:rsidR="00F56470">
        <w:rPr>
          <w:rFonts w:ascii="����" w:eastAsia="宋体" w:hAnsi="����" w:cs="宋体" w:hint="eastAsia"/>
          <w:kern w:val="0"/>
          <w:sz w:val="32"/>
          <w:szCs w:val="32"/>
        </w:rPr>
        <w:t>动态色度标定</w:t>
      </w:r>
      <w:del w:id="3" w:author="dell" w:date="2021-12-16T17:10:00Z">
        <w:r w:rsidR="00F56470" w:rsidDel="00836622">
          <w:rPr>
            <w:rFonts w:ascii="����" w:eastAsia="宋体" w:hAnsi="����" w:cs="宋体" w:hint="eastAsia"/>
            <w:kern w:val="0"/>
            <w:sz w:val="32"/>
            <w:szCs w:val="32"/>
          </w:rPr>
          <w:delText>的</w:delText>
        </w:r>
      </w:del>
      <w:r w:rsidR="00F56470">
        <w:rPr>
          <w:rFonts w:ascii="����" w:eastAsia="宋体" w:hAnsi="����" w:cs="宋体" w:hint="eastAsia"/>
          <w:kern w:val="0"/>
          <w:sz w:val="32"/>
          <w:szCs w:val="32"/>
        </w:rPr>
        <w:t>窗口边界断层处理</w:t>
      </w:r>
      <w:ins w:id="4" w:author="dell" w:date="2021-12-16T17:10:00Z">
        <w:r w:rsidR="00836622">
          <w:rPr>
            <w:rFonts w:ascii="����" w:eastAsia="宋体" w:hAnsi="����" w:cs="宋体" w:hint="eastAsia"/>
            <w:kern w:val="0"/>
            <w:sz w:val="32"/>
            <w:szCs w:val="32"/>
          </w:rPr>
          <w:t>方法</w:t>
        </w:r>
      </w:ins>
    </w:p>
    <w:p w14:paraId="7D2383E7" w14:textId="2635A3AC" w:rsidR="00B91F99" w:rsidRDefault="00B91F99"/>
    <w:p w14:paraId="42DA2B28" w14:textId="60E128E3" w:rsidR="00F56470" w:rsidRDefault="00F56470" w:rsidP="00F56470">
      <w:pPr>
        <w:widowControl/>
        <w:spacing w:line="270" w:lineRule="atLeast"/>
        <w:jc w:val="left"/>
        <w:rPr>
          <w:rFonts w:ascii="����" w:eastAsia="宋体" w:hAnsi="����" w:cs="宋体" w:hint="eastAsia"/>
          <w:kern w:val="0"/>
          <w:sz w:val="18"/>
          <w:szCs w:val="18"/>
        </w:rPr>
      </w:pPr>
      <w:r>
        <w:rPr>
          <w:rFonts w:ascii="����" w:eastAsia="宋体" w:hAnsi="����" w:cs="宋体" w:hint="eastAsia"/>
          <w:kern w:val="0"/>
          <w:sz w:val="18"/>
          <w:szCs w:val="18"/>
        </w:rPr>
        <w:t>田恒</w:t>
      </w:r>
      <w:r w:rsidRPr="00F56470">
        <w:rPr>
          <w:rFonts w:ascii="����" w:eastAsia="宋体" w:hAnsi="����" w:cs="宋体"/>
          <w:kern w:val="0"/>
          <w:sz w:val="18"/>
          <w:szCs w:val="18"/>
        </w:rPr>
        <w:t>,</w:t>
      </w:r>
      <w:r>
        <w:rPr>
          <w:rFonts w:ascii="����" w:eastAsia="宋体" w:hAnsi="����" w:cs="宋体"/>
          <w:kern w:val="0"/>
          <w:sz w:val="18"/>
          <w:szCs w:val="18"/>
        </w:rPr>
        <w:t xml:space="preserve"> </w:t>
      </w:r>
      <w:r>
        <w:rPr>
          <w:rFonts w:ascii="����" w:eastAsia="宋体" w:hAnsi="����" w:cs="宋体" w:hint="eastAsia"/>
          <w:kern w:val="0"/>
          <w:sz w:val="18"/>
          <w:szCs w:val="18"/>
        </w:rPr>
        <w:t>刘军涛</w:t>
      </w:r>
    </w:p>
    <w:p w14:paraId="52EE2FE4" w14:textId="77777777" w:rsidR="00F56470" w:rsidRPr="006F02C3" w:rsidRDefault="00F56470" w:rsidP="00F56470">
      <w:pPr>
        <w:widowControl/>
        <w:spacing w:line="270" w:lineRule="atLeast"/>
        <w:jc w:val="left"/>
        <w:rPr>
          <w:rFonts w:ascii="����" w:eastAsia="宋体" w:hAnsi="����" w:cs="宋体" w:hint="eastAsia"/>
          <w:kern w:val="0"/>
          <w:sz w:val="18"/>
          <w:szCs w:val="18"/>
        </w:rPr>
      </w:pPr>
    </w:p>
    <w:p w14:paraId="11278443" w14:textId="4C3CC5AC"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hint="eastAsia"/>
          <w:kern w:val="0"/>
          <w:sz w:val="18"/>
          <w:szCs w:val="18"/>
        </w:rPr>
        <w:t>兰州大学</w:t>
      </w:r>
      <w:r w:rsidRPr="00F56470">
        <w:rPr>
          <w:rFonts w:ascii="����" w:eastAsia="宋体" w:hAnsi="����" w:cs="宋体"/>
          <w:kern w:val="0"/>
          <w:sz w:val="18"/>
          <w:szCs w:val="18"/>
        </w:rPr>
        <w:t>,</w:t>
      </w:r>
      <w:r>
        <w:rPr>
          <w:rFonts w:ascii="����" w:eastAsia="宋体" w:hAnsi="����" w:cs="宋体"/>
          <w:kern w:val="0"/>
          <w:sz w:val="18"/>
          <w:szCs w:val="18"/>
        </w:rPr>
        <w:t xml:space="preserve"> </w:t>
      </w:r>
      <w:r>
        <w:rPr>
          <w:rFonts w:ascii="����" w:eastAsia="宋体" w:hAnsi="����" w:cs="宋体" w:hint="eastAsia"/>
          <w:kern w:val="0"/>
          <w:sz w:val="18"/>
          <w:szCs w:val="18"/>
        </w:rPr>
        <w:t>甘肃</w:t>
      </w:r>
      <w:r>
        <w:rPr>
          <w:rFonts w:ascii="����" w:eastAsia="宋体" w:hAnsi="����" w:cs="宋体" w:hint="eastAsia"/>
          <w:kern w:val="0"/>
          <w:sz w:val="18"/>
          <w:szCs w:val="18"/>
        </w:rPr>
        <w:t xml:space="preserve"> </w:t>
      </w:r>
      <w:r>
        <w:rPr>
          <w:rFonts w:ascii="����" w:eastAsia="宋体" w:hAnsi="����" w:cs="宋体" w:hint="eastAsia"/>
          <w:kern w:val="0"/>
          <w:sz w:val="18"/>
          <w:szCs w:val="18"/>
        </w:rPr>
        <w:t>兰州</w:t>
      </w:r>
      <w:r w:rsidRPr="006F02C3">
        <w:rPr>
          <w:rFonts w:ascii="����" w:eastAsia="宋体" w:hAnsi="����" w:cs="宋体"/>
          <w:kern w:val="0"/>
          <w:sz w:val="18"/>
          <w:szCs w:val="18"/>
        </w:rPr>
        <w:t> </w:t>
      </w:r>
      <w:r>
        <w:rPr>
          <w:rFonts w:ascii="����" w:eastAsia="宋体" w:hAnsi="����" w:cs="宋体" w:hint="eastAsia"/>
          <w:kern w:val="0"/>
          <w:sz w:val="18"/>
          <w:szCs w:val="18"/>
        </w:rPr>
        <w:t>730000</w:t>
      </w:r>
    </w:p>
    <w:p w14:paraId="72D4C629" w14:textId="7FB7C491" w:rsidR="00F56470" w:rsidRDefault="00F56470"/>
    <w:p w14:paraId="4EE62E28" w14:textId="5D7ED42B" w:rsidR="00F56470" w:rsidRPr="006F02C3" w:rsidRDefault="00F56470" w:rsidP="00F56470">
      <w:pPr>
        <w:widowControl/>
        <w:spacing w:line="270" w:lineRule="atLeast"/>
        <w:jc w:val="left"/>
        <w:rPr>
          <w:rFonts w:ascii="����" w:eastAsia="宋体" w:hAnsi="����" w:cs="宋体" w:hint="eastAsia"/>
          <w:kern w:val="0"/>
          <w:sz w:val="18"/>
          <w:szCs w:val="18"/>
        </w:rPr>
      </w:pPr>
      <w:r w:rsidRPr="006F02C3">
        <w:rPr>
          <w:rFonts w:ascii="����" w:eastAsia="宋体" w:hAnsi="����" w:cs="宋体"/>
          <w:b/>
          <w:bCs/>
          <w:kern w:val="0"/>
          <w:sz w:val="20"/>
          <w:szCs w:val="20"/>
        </w:rPr>
        <w:t>摘</w:t>
      </w:r>
      <w:r w:rsidRPr="006F02C3">
        <w:rPr>
          <w:rFonts w:ascii="����" w:eastAsia="宋体" w:hAnsi="����" w:cs="宋体"/>
          <w:b/>
          <w:bCs/>
          <w:kern w:val="0"/>
          <w:sz w:val="20"/>
          <w:szCs w:val="20"/>
        </w:rPr>
        <w:t> </w:t>
      </w:r>
      <w:r w:rsidRPr="006F02C3">
        <w:rPr>
          <w:rFonts w:ascii="����" w:eastAsia="宋体" w:hAnsi="����" w:cs="宋体"/>
          <w:b/>
          <w:bCs/>
          <w:kern w:val="0"/>
          <w:sz w:val="20"/>
          <w:szCs w:val="20"/>
        </w:rPr>
        <w:t>要</w:t>
      </w:r>
      <w:r w:rsidR="000D1326">
        <w:rPr>
          <w:rFonts w:ascii="����" w:eastAsia="宋体" w:hAnsi="����" w:cs="宋体" w:hint="eastAsia"/>
          <w:b/>
          <w:bCs/>
          <w:kern w:val="0"/>
          <w:sz w:val="20"/>
          <w:szCs w:val="20"/>
        </w:rPr>
        <w:t>：</w:t>
      </w:r>
      <w:r>
        <w:rPr>
          <w:rFonts w:ascii="����" w:eastAsia="宋体" w:hAnsi="����" w:cs="宋体" w:hint="eastAsia"/>
          <w:kern w:val="0"/>
          <w:sz w:val="20"/>
          <w:szCs w:val="20"/>
        </w:rPr>
        <w:t>动态色度标定是一种</w:t>
      </w:r>
      <w:ins w:id="5" w:author="dell" w:date="2021-12-16T17:10:00Z">
        <w:r w:rsidR="00C62E1E">
          <w:rPr>
            <w:rFonts w:ascii="����" w:eastAsia="宋体" w:hAnsi="����" w:cs="宋体" w:hint="eastAsia"/>
            <w:kern w:val="0"/>
            <w:sz w:val="20"/>
            <w:szCs w:val="20"/>
          </w:rPr>
          <w:t>核测井成像</w:t>
        </w:r>
      </w:ins>
      <w:ins w:id="6" w:author="dell" w:date="2021-12-16T17:11:00Z">
        <w:r w:rsidR="00B90AAE">
          <w:rPr>
            <w:rFonts w:ascii="����" w:eastAsia="宋体" w:hAnsi="����" w:cs="宋体" w:hint="eastAsia"/>
            <w:kern w:val="0"/>
            <w:sz w:val="20"/>
            <w:szCs w:val="20"/>
          </w:rPr>
          <w:t>数据</w:t>
        </w:r>
      </w:ins>
      <w:ins w:id="7" w:author="dell" w:date="2021-12-16T17:10:00Z">
        <w:r w:rsidR="00C62E1E">
          <w:rPr>
            <w:rFonts w:ascii="����" w:eastAsia="宋体" w:hAnsi="����" w:cs="宋体" w:hint="eastAsia"/>
            <w:kern w:val="0"/>
            <w:sz w:val="20"/>
            <w:szCs w:val="20"/>
          </w:rPr>
          <w:t>的</w:t>
        </w:r>
      </w:ins>
      <w:r>
        <w:rPr>
          <w:rFonts w:ascii="����" w:eastAsia="宋体" w:hAnsi="����" w:cs="宋体" w:hint="eastAsia"/>
          <w:kern w:val="0"/>
          <w:sz w:val="20"/>
          <w:szCs w:val="20"/>
        </w:rPr>
        <w:t>局部化</w:t>
      </w:r>
      <w:del w:id="8" w:author="dell" w:date="2021-12-16T17:11:00Z">
        <w:r w:rsidDel="00C62E1E">
          <w:rPr>
            <w:rFonts w:ascii="����" w:eastAsia="宋体" w:hAnsi="����" w:cs="宋体" w:hint="eastAsia"/>
            <w:kern w:val="0"/>
            <w:sz w:val="20"/>
            <w:szCs w:val="20"/>
          </w:rPr>
          <w:delText>的</w:delText>
        </w:r>
      </w:del>
      <w:r>
        <w:rPr>
          <w:rFonts w:ascii="����" w:eastAsia="宋体" w:hAnsi="����" w:cs="宋体" w:hint="eastAsia"/>
          <w:kern w:val="0"/>
          <w:sz w:val="20"/>
          <w:szCs w:val="20"/>
        </w:rPr>
        <w:t>色度标定方法，</w:t>
      </w:r>
      <w:del w:id="9" w:author="dell" w:date="2021-12-16T17:11:00Z">
        <w:r w:rsidDel="00EA7A57">
          <w:rPr>
            <w:rFonts w:ascii="����" w:eastAsia="宋体" w:hAnsi="����" w:cs="宋体" w:hint="eastAsia"/>
            <w:kern w:val="0"/>
            <w:sz w:val="20"/>
            <w:szCs w:val="20"/>
          </w:rPr>
          <w:delText>这种方法</w:delText>
        </w:r>
      </w:del>
      <w:r>
        <w:rPr>
          <w:rFonts w:ascii="����" w:eastAsia="宋体" w:hAnsi="����" w:cs="宋体" w:hint="eastAsia"/>
          <w:kern w:val="0"/>
          <w:sz w:val="20"/>
          <w:szCs w:val="20"/>
        </w:rPr>
        <w:t>处理后图像的局部特征将会更加明显，</w:t>
      </w:r>
      <w:ins w:id="10" w:author="dell" w:date="2021-12-16T17:11:00Z">
        <w:r w:rsidR="00EA7A57">
          <w:rPr>
            <w:rFonts w:ascii="����" w:eastAsia="宋体" w:hAnsi="����" w:cs="宋体" w:hint="eastAsia"/>
            <w:kern w:val="0"/>
            <w:sz w:val="20"/>
            <w:szCs w:val="20"/>
          </w:rPr>
          <w:t>有利于</w:t>
        </w:r>
      </w:ins>
      <w:del w:id="11" w:author="dell" w:date="2021-12-16T17:11:00Z">
        <w:r w:rsidDel="00EA7A57">
          <w:rPr>
            <w:rFonts w:ascii="����" w:eastAsia="宋体" w:hAnsi="����" w:cs="宋体" w:hint="eastAsia"/>
            <w:kern w:val="0"/>
            <w:sz w:val="20"/>
            <w:szCs w:val="20"/>
          </w:rPr>
          <w:delText>经常用于识别</w:delText>
        </w:r>
      </w:del>
      <w:r>
        <w:rPr>
          <w:rFonts w:ascii="����" w:eastAsia="宋体" w:hAnsi="����" w:cs="宋体" w:hint="eastAsia"/>
          <w:kern w:val="0"/>
          <w:sz w:val="20"/>
          <w:szCs w:val="20"/>
        </w:rPr>
        <w:t>方位图像的局部变化特征</w:t>
      </w:r>
      <w:ins w:id="12" w:author="dell" w:date="2021-12-16T17:11:00Z">
        <w:r w:rsidR="00EA7A57">
          <w:rPr>
            <w:rFonts w:ascii="����" w:eastAsia="宋体" w:hAnsi="����" w:cs="宋体" w:hint="eastAsia"/>
            <w:kern w:val="0"/>
            <w:sz w:val="20"/>
            <w:szCs w:val="20"/>
          </w:rPr>
          <w:t>的精细识别</w:t>
        </w:r>
      </w:ins>
      <w:r>
        <w:rPr>
          <w:rFonts w:ascii="����" w:eastAsia="宋体" w:hAnsi="����" w:cs="宋体" w:hint="eastAsia"/>
          <w:kern w:val="0"/>
          <w:sz w:val="20"/>
          <w:szCs w:val="20"/>
        </w:rPr>
        <w:t>。然而传统的动态色度标定方法在处理时，窗口边界会产生明显的断层现象，影响地质信息的精确解释。为提高对方位成像资料的</w:t>
      </w:r>
      <w:ins w:id="13" w:author="dell" w:date="2021-12-16T17:12:00Z">
        <w:r w:rsidR="00A35576">
          <w:rPr>
            <w:rFonts w:ascii="����" w:eastAsia="宋体" w:hAnsi="����" w:cs="宋体" w:hint="eastAsia"/>
            <w:kern w:val="0"/>
            <w:sz w:val="20"/>
            <w:szCs w:val="20"/>
          </w:rPr>
          <w:t>解释准确度</w:t>
        </w:r>
      </w:ins>
      <w:del w:id="14" w:author="dell" w:date="2021-12-16T17:12:00Z">
        <w:r w:rsidDel="00A35576">
          <w:rPr>
            <w:rFonts w:ascii="����" w:eastAsia="宋体" w:hAnsi="����" w:cs="宋体" w:hint="eastAsia"/>
            <w:kern w:val="0"/>
            <w:sz w:val="20"/>
            <w:szCs w:val="20"/>
          </w:rPr>
          <w:delText>精确解释</w:delText>
        </w:r>
      </w:del>
      <w:r>
        <w:rPr>
          <w:rFonts w:ascii="����" w:eastAsia="宋体" w:hAnsi="����" w:cs="宋体" w:hint="eastAsia"/>
          <w:kern w:val="0"/>
          <w:sz w:val="20"/>
          <w:szCs w:val="20"/>
        </w:rPr>
        <w:t>，</w:t>
      </w:r>
      <w:del w:id="15" w:author="dell" w:date="2021-12-16T17:12:00Z">
        <w:r w:rsidDel="00F12048">
          <w:rPr>
            <w:rFonts w:ascii="����" w:eastAsia="宋体" w:hAnsi="����" w:cs="宋体" w:hint="eastAsia"/>
            <w:kern w:val="0"/>
            <w:sz w:val="20"/>
            <w:szCs w:val="20"/>
          </w:rPr>
          <w:delText>有必要对</w:delText>
        </w:r>
      </w:del>
      <w:ins w:id="16" w:author="dell" w:date="2021-12-16T17:12:00Z">
        <w:r w:rsidR="00F12048">
          <w:rPr>
            <w:rFonts w:ascii="����" w:eastAsia="宋体" w:hAnsi="����" w:cs="宋体" w:hint="eastAsia"/>
            <w:kern w:val="0"/>
            <w:sz w:val="20"/>
            <w:szCs w:val="20"/>
          </w:rPr>
          <w:t>消除</w:t>
        </w:r>
      </w:ins>
      <w:r>
        <w:rPr>
          <w:rFonts w:ascii="����" w:eastAsia="宋体" w:hAnsi="����" w:cs="宋体" w:hint="eastAsia"/>
          <w:kern w:val="0"/>
          <w:sz w:val="20"/>
          <w:szCs w:val="20"/>
        </w:rPr>
        <w:t>这种断层现象</w:t>
      </w:r>
      <w:del w:id="17" w:author="dell" w:date="2021-12-16T17:12:00Z">
        <w:r w:rsidDel="00F12048">
          <w:rPr>
            <w:rFonts w:ascii="����" w:eastAsia="宋体" w:hAnsi="����" w:cs="宋体" w:hint="eastAsia"/>
            <w:kern w:val="0"/>
            <w:sz w:val="20"/>
            <w:szCs w:val="20"/>
          </w:rPr>
          <w:delText>进行</w:delText>
        </w:r>
      </w:del>
      <w:ins w:id="18" w:author="dell" w:date="2021-12-16T17:12:00Z">
        <w:r w:rsidR="00F12048">
          <w:rPr>
            <w:rFonts w:ascii="����" w:eastAsia="宋体" w:hAnsi="����" w:cs="宋体" w:hint="eastAsia"/>
            <w:kern w:val="0"/>
            <w:sz w:val="20"/>
            <w:szCs w:val="20"/>
          </w:rPr>
          <w:t>具有重要意义</w:t>
        </w:r>
      </w:ins>
      <w:del w:id="19" w:author="dell" w:date="2021-12-16T17:12:00Z">
        <w:r w:rsidDel="00F12048">
          <w:rPr>
            <w:rFonts w:ascii="����" w:eastAsia="宋体" w:hAnsi="����" w:cs="宋体" w:hint="eastAsia"/>
            <w:kern w:val="0"/>
            <w:sz w:val="20"/>
            <w:szCs w:val="20"/>
          </w:rPr>
          <w:delText>消除</w:delText>
        </w:r>
      </w:del>
      <w:r>
        <w:rPr>
          <w:rFonts w:ascii="����" w:eastAsia="宋体" w:hAnsi="����" w:cs="宋体" w:hint="eastAsia"/>
          <w:kern w:val="0"/>
          <w:sz w:val="20"/>
          <w:szCs w:val="20"/>
        </w:rPr>
        <w:t>。基于动态色度标定在窗口边缘产生断层的机理提出了几种动态色度标定的改进方法，</w:t>
      </w:r>
      <w:ins w:id="20" w:author="dell" w:date="2021-12-16T17:13:00Z">
        <w:r w:rsidR="00E51617">
          <w:rPr>
            <w:rFonts w:ascii="����" w:eastAsia="宋体" w:hAnsi="����" w:cs="宋体" w:hint="eastAsia"/>
            <w:kern w:val="0"/>
            <w:sz w:val="20"/>
            <w:szCs w:val="20"/>
          </w:rPr>
          <w:t>结果显示：提出</w:t>
        </w:r>
      </w:ins>
      <w:r w:rsidR="002870DD">
        <w:rPr>
          <w:rFonts w:ascii="����" w:eastAsia="宋体" w:hAnsi="����" w:cs="宋体" w:hint="eastAsia"/>
          <w:kern w:val="0"/>
          <w:sz w:val="20"/>
          <w:szCs w:val="20"/>
        </w:rPr>
        <w:t>的</w:t>
      </w:r>
      <w:ins w:id="21" w:author="dell" w:date="2021-12-16T17:13:00Z">
        <w:r w:rsidR="00E51617">
          <w:rPr>
            <w:rFonts w:ascii="����" w:eastAsia="宋体" w:hAnsi="����" w:cs="宋体" w:hint="eastAsia"/>
            <w:kern w:val="0"/>
            <w:sz w:val="20"/>
            <w:szCs w:val="20"/>
          </w:rPr>
          <w:t>方法</w:t>
        </w:r>
      </w:ins>
      <w:r>
        <w:rPr>
          <w:rFonts w:ascii="����" w:eastAsia="宋体" w:hAnsi="����" w:cs="宋体" w:hint="eastAsia"/>
          <w:kern w:val="0"/>
          <w:sz w:val="20"/>
          <w:szCs w:val="20"/>
        </w:rPr>
        <w:t>有效的消除了这种断层现象。</w:t>
      </w:r>
    </w:p>
    <w:p w14:paraId="47FCF8EB" w14:textId="2DA37C7C" w:rsidR="00F56470" w:rsidRDefault="00F56470" w:rsidP="00F56470">
      <w:pPr>
        <w:rPr>
          <w:rFonts w:ascii="����" w:eastAsia="宋体" w:hAnsi="����" w:cs="宋体" w:hint="eastAsia"/>
          <w:kern w:val="0"/>
          <w:sz w:val="18"/>
          <w:szCs w:val="18"/>
        </w:rPr>
      </w:pPr>
      <w:r w:rsidRPr="006F02C3">
        <w:rPr>
          <w:rFonts w:ascii="����" w:eastAsia="宋体" w:hAnsi="����" w:cs="宋体"/>
          <w:b/>
          <w:bCs/>
          <w:kern w:val="0"/>
          <w:sz w:val="20"/>
          <w:szCs w:val="20"/>
        </w:rPr>
        <w:t>关键词</w:t>
      </w:r>
      <w:ins w:id="22" w:author="dell" w:date="2021-12-16T17:09:00Z">
        <w:r w:rsidR="00BA0A29">
          <w:rPr>
            <w:rFonts w:ascii="����" w:eastAsia="宋体" w:hAnsi="����" w:cs="宋体" w:hint="eastAsia"/>
            <w:b/>
            <w:bCs/>
            <w:kern w:val="0"/>
            <w:sz w:val="20"/>
            <w:szCs w:val="20"/>
          </w:rPr>
          <w:t xml:space="preserve"> </w:t>
        </w:r>
      </w:ins>
      <w:del w:id="23" w:author="dell" w:date="2021-12-16T17:09:00Z">
        <w:r w:rsidRPr="006F02C3" w:rsidDel="00BA0A29">
          <w:rPr>
            <w:rFonts w:ascii="����" w:eastAsia="宋体" w:hAnsi="����" w:cs="宋体"/>
            <w:b/>
            <w:bCs/>
            <w:kern w:val="0"/>
            <w:sz w:val="20"/>
            <w:szCs w:val="20"/>
          </w:rPr>
          <w:delText> </w:delText>
        </w:r>
      </w:del>
      <w:r>
        <w:rPr>
          <w:rFonts w:ascii="����" w:eastAsia="宋体" w:hAnsi="����" w:cs="宋体" w:hint="eastAsia"/>
          <w:kern w:val="0"/>
          <w:sz w:val="18"/>
          <w:szCs w:val="18"/>
        </w:rPr>
        <w:t>动态色度标定</w:t>
      </w:r>
      <w:r w:rsidRPr="006F02C3">
        <w:rPr>
          <w:rFonts w:ascii="����" w:eastAsia="宋体" w:hAnsi="����" w:cs="宋体"/>
          <w:kern w:val="0"/>
          <w:sz w:val="18"/>
          <w:szCs w:val="18"/>
        </w:rPr>
        <w:t>；</w:t>
      </w:r>
      <w:r>
        <w:rPr>
          <w:rFonts w:ascii="����" w:eastAsia="宋体" w:hAnsi="����" w:cs="宋体" w:hint="eastAsia"/>
          <w:kern w:val="0"/>
          <w:sz w:val="18"/>
          <w:szCs w:val="18"/>
        </w:rPr>
        <w:t>测井</w:t>
      </w:r>
      <w:r w:rsidRPr="006F02C3">
        <w:rPr>
          <w:rFonts w:ascii="����" w:eastAsia="宋体" w:hAnsi="����" w:cs="宋体"/>
          <w:kern w:val="0"/>
          <w:sz w:val="18"/>
          <w:szCs w:val="18"/>
        </w:rPr>
        <w:t>；</w:t>
      </w:r>
      <w:r>
        <w:rPr>
          <w:rFonts w:ascii="����" w:eastAsia="宋体" w:hAnsi="����" w:cs="宋体" w:hint="eastAsia"/>
          <w:kern w:val="0"/>
          <w:sz w:val="18"/>
          <w:szCs w:val="18"/>
        </w:rPr>
        <w:t>方位成像</w:t>
      </w:r>
      <w:r w:rsidRPr="006F02C3">
        <w:rPr>
          <w:rFonts w:ascii="����" w:eastAsia="宋体" w:hAnsi="����" w:cs="宋体"/>
          <w:kern w:val="0"/>
          <w:sz w:val="18"/>
          <w:szCs w:val="18"/>
        </w:rPr>
        <w:t>；</w:t>
      </w:r>
      <w:r>
        <w:rPr>
          <w:rFonts w:ascii="����" w:eastAsia="宋体" w:hAnsi="����" w:cs="宋体" w:hint="eastAsia"/>
          <w:kern w:val="0"/>
          <w:sz w:val="18"/>
          <w:szCs w:val="18"/>
        </w:rPr>
        <w:t>断层</w:t>
      </w:r>
    </w:p>
    <w:p w14:paraId="0A0CE71E" w14:textId="2C0B1416" w:rsidR="00F56470" w:rsidRDefault="00F56470" w:rsidP="00F56470">
      <w:pPr>
        <w:rPr>
          <w:rFonts w:ascii="����" w:eastAsia="宋体" w:hAnsi="����" w:cs="宋体" w:hint="eastAsia"/>
          <w:kern w:val="0"/>
          <w:sz w:val="18"/>
          <w:szCs w:val="18"/>
        </w:rPr>
      </w:pPr>
    </w:p>
    <w:p w14:paraId="34509852" w14:textId="77777777" w:rsidR="00F56470" w:rsidRPr="006F02C3" w:rsidRDefault="00F56470" w:rsidP="00F56470">
      <w:pPr>
        <w:widowControl/>
        <w:spacing w:line="270" w:lineRule="atLeast"/>
        <w:jc w:val="center"/>
        <w:rPr>
          <w:rFonts w:ascii="����" w:eastAsia="宋体" w:hAnsi="����" w:cs="宋体" w:hint="eastAsia"/>
          <w:kern w:val="0"/>
          <w:sz w:val="18"/>
          <w:szCs w:val="18"/>
        </w:rPr>
      </w:pPr>
      <w:r w:rsidRPr="000507C6">
        <w:rPr>
          <w:rFonts w:ascii="����" w:eastAsia="宋体" w:hAnsi="����" w:cs="宋体"/>
          <w:b/>
          <w:bCs/>
          <w:kern w:val="0"/>
          <w:sz w:val="30"/>
          <w:szCs w:val="30"/>
        </w:rPr>
        <w:t>Reduce window boundary fault processing for dynamic chromaticity calibration</w:t>
      </w:r>
    </w:p>
    <w:p w14:paraId="259CB357" w14:textId="2AF08F0A"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color w:val="000000"/>
          <w:kern w:val="0"/>
          <w:sz w:val="18"/>
          <w:szCs w:val="18"/>
        </w:rPr>
        <w:t xml:space="preserve">Tian </w:t>
      </w:r>
      <w:r>
        <w:rPr>
          <w:rFonts w:ascii="����" w:eastAsia="宋体" w:hAnsi="����" w:cs="宋体" w:hint="eastAsia"/>
          <w:color w:val="000000"/>
          <w:kern w:val="0"/>
          <w:sz w:val="18"/>
          <w:szCs w:val="18"/>
        </w:rPr>
        <w:t>H</w:t>
      </w:r>
      <w:r w:rsidRPr="006F02C3">
        <w:rPr>
          <w:rFonts w:ascii="����" w:eastAsia="宋体" w:hAnsi="����" w:cs="宋体"/>
          <w:color w:val="000000"/>
          <w:kern w:val="0"/>
          <w:sz w:val="18"/>
          <w:szCs w:val="18"/>
        </w:rPr>
        <w:t xml:space="preserve">, </w:t>
      </w:r>
      <w:r>
        <w:rPr>
          <w:rFonts w:ascii="����" w:eastAsia="宋体" w:hAnsi="����" w:cs="宋体"/>
          <w:color w:val="000000"/>
          <w:kern w:val="0"/>
          <w:sz w:val="18"/>
          <w:szCs w:val="18"/>
        </w:rPr>
        <w:t>Liu J</w:t>
      </w:r>
    </w:p>
    <w:p w14:paraId="400E4D95" w14:textId="11B0F320" w:rsidR="00F56470" w:rsidRDefault="00F56470" w:rsidP="00F56470"/>
    <w:p w14:paraId="5CF7CC7D" w14:textId="77777777" w:rsidR="00F56470" w:rsidRPr="006F02C3" w:rsidRDefault="00F56470" w:rsidP="00F56470">
      <w:pPr>
        <w:widowControl/>
        <w:spacing w:line="270" w:lineRule="atLeast"/>
        <w:jc w:val="left"/>
        <w:rPr>
          <w:rFonts w:ascii="����" w:eastAsia="宋体" w:hAnsi="����" w:cs="宋体" w:hint="eastAsia"/>
          <w:kern w:val="0"/>
          <w:sz w:val="18"/>
          <w:szCs w:val="18"/>
        </w:rPr>
      </w:pPr>
      <w:r>
        <w:rPr>
          <w:rFonts w:ascii="����" w:eastAsia="宋体" w:hAnsi="����" w:cs="宋体"/>
          <w:i/>
          <w:iCs/>
          <w:kern w:val="0"/>
          <w:sz w:val="18"/>
          <w:szCs w:val="18"/>
        </w:rPr>
        <w:t>Lanzhou University</w:t>
      </w:r>
      <w:r w:rsidRPr="006F02C3">
        <w:rPr>
          <w:rFonts w:ascii="����" w:eastAsia="宋体" w:hAnsi="����" w:cs="宋体"/>
          <w:kern w:val="0"/>
          <w:sz w:val="18"/>
          <w:szCs w:val="18"/>
        </w:rPr>
        <w:t>, </w:t>
      </w:r>
      <w:r>
        <w:rPr>
          <w:rFonts w:ascii="����" w:eastAsia="宋体" w:hAnsi="����" w:cs="宋体"/>
          <w:kern w:val="0"/>
          <w:sz w:val="18"/>
          <w:szCs w:val="18"/>
        </w:rPr>
        <w:t>Lanzhou</w:t>
      </w:r>
      <w:r w:rsidRPr="006F02C3">
        <w:rPr>
          <w:rFonts w:ascii="����" w:eastAsia="宋体" w:hAnsi="����" w:cs="宋体"/>
          <w:kern w:val="0"/>
          <w:sz w:val="18"/>
          <w:szCs w:val="18"/>
        </w:rPr>
        <w:t> </w:t>
      </w:r>
      <w:r>
        <w:rPr>
          <w:rFonts w:ascii="����" w:eastAsia="宋体" w:hAnsi="����" w:cs="宋体"/>
          <w:kern w:val="0"/>
          <w:sz w:val="18"/>
          <w:szCs w:val="18"/>
        </w:rPr>
        <w:t>730000</w:t>
      </w:r>
      <w:r w:rsidRPr="006F02C3">
        <w:rPr>
          <w:rFonts w:ascii="����" w:eastAsia="宋体" w:hAnsi="����" w:cs="宋体"/>
          <w:kern w:val="0"/>
          <w:sz w:val="18"/>
          <w:szCs w:val="18"/>
        </w:rPr>
        <w:t>, </w:t>
      </w:r>
      <w:r w:rsidRPr="006F02C3">
        <w:rPr>
          <w:rFonts w:ascii="����" w:eastAsia="宋体" w:hAnsi="����" w:cs="宋体"/>
          <w:i/>
          <w:iCs/>
          <w:kern w:val="0"/>
          <w:sz w:val="18"/>
          <w:szCs w:val="18"/>
        </w:rPr>
        <w:t>China</w:t>
      </w:r>
    </w:p>
    <w:p w14:paraId="4C6BC1D4" w14:textId="52783FEF" w:rsidR="00F56470" w:rsidRDefault="00F56470" w:rsidP="00F56470"/>
    <w:p w14:paraId="3E572729" w14:textId="5B215274" w:rsidR="00F56470" w:rsidRPr="006F02C3" w:rsidRDefault="00F56470" w:rsidP="00F56470">
      <w:pPr>
        <w:widowControl/>
        <w:spacing w:line="270" w:lineRule="atLeast"/>
        <w:jc w:val="left"/>
        <w:rPr>
          <w:rFonts w:ascii="����" w:eastAsia="宋体" w:hAnsi="����" w:cs="宋体" w:hint="eastAsia"/>
          <w:kern w:val="0"/>
          <w:sz w:val="18"/>
          <w:szCs w:val="18"/>
        </w:rPr>
      </w:pPr>
      <w:r w:rsidRPr="006F02C3">
        <w:rPr>
          <w:rFonts w:ascii="����" w:eastAsia="宋体" w:hAnsi="����" w:cs="宋体"/>
          <w:b/>
          <w:bCs/>
          <w:kern w:val="0"/>
          <w:sz w:val="20"/>
          <w:szCs w:val="20"/>
        </w:rPr>
        <w:t>Abstract</w:t>
      </w:r>
      <w:r w:rsidRPr="006F02C3">
        <w:rPr>
          <w:rFonts w:ascii="����" w:eastAsia="宋体" w:hAnsi="����" w:cs="宋体"/>
          <w:kern w:val="0"/>
          <w:sz w:val="20"/>
          <w:szCs w:val="20"/>
        </w:rPr>
        <w:t> </w:t>
      </w:r>
      <w:r w:rsidR="007A27B2" w:rsidRPr="007A27B2">
        <w:rPr>
          <w:rFonts w:ascii="����" w:eastAsia="宋体" w:hAnsi="����" w:cs="宋体"/>
          <w:kern w:val="0"/>
          <w:sz w:val="20"/>
          <w:szCs w:val="20"/>
        </w:rPr>
        <w:t>Dynamic chromaticity calibration is a localization chromaticity calibration method for nuclear logging imaging data. After processing, the local features of the image will be more obvious, which is beneficial to the fine identification of the local variation features of azimuth image. However, in the traditional dynamic chromaticity calibration method, the window boundary will produce obvious fault phenomenon, which affects the accurate interpretation of geological information. In order to improve the interpretation accuracy of azimuth imaging data, it is important to eliminate this fault phenomenon. Several improved methods of dynamic chromaticity calibration are proposed based on the mechanism that dynamic chromaticity calibration produces faults at the window edge. The results show that the proposed method can effectively eliminate such faults.</w:t>
      </w:r>
    </w:p>
    <w:p w14:paraId="30862983" w14:textId="77777777" w:rsidR="00F56470" w:rsidRPr="006F02C3" w:rsidRDefault="00F56470" w:rsidP="00F56470">
      <w:pPr>
        <w:widowControl/>
        <w:spacing w:line="270" w:lineRule="atLeast"/>
        <w:ind w:firstLine="361"/>
        <w:jc w:val="left"/>
        <w:rPr>
          <w:rFonts w:ascii="����" w:eastAsia="宋体" w:hAnsi="����" w:cs="宋体" w:hint="eastAsia"/>
          <w:kern w:val="0"/>
          <w:sz w:val="18"/>
          <w:szCs w:val="18"/>
        </w:rPr>
      </w:pPr>
      <w:r w:rsidRPr="006F02C3">
        <w:rPr>
          <w:rFonts w:ascii="����" w:eastAsia="宋体" w:hAnsi="����" w:cs="宋体"/>
          <w:b/>
          <w:bCs/>
          <w:kern w:val="0"/>
          <w:sz w:val="18"/>
          <w:szCs w:val="18"/>
        </w:rPr>
        <w:t>Keywords</w:t>
      </w:r>
      <w:r w:rsidRPr="006F02C3">
        <w:rPr>
          <w:rFonts w:ascii="����" w:eastAsia="宋体" w:hAnsi="����" w:cs="宋体"/>
          <w:kern w:val="0"/>
          <w:sz w:val="18"/>
          <w:szCs w:val="18"/>
        </w:rPr>
        <w:t> </w:t>
      </w:r>
      <w:r w:rsidRPr="000507C6">
        <w:rPr>
          <w:rFonts w:ascii="����" w:eastAsia="宋体" w:hAnsi="����" w:cs="宋体"/>
          <w:kern w:val="0"/>
          <w:sz w:val="18"/>
          <w:szCs w:val="18"/>
        </w:rPr>
        <w:t>Dynamic chromaticity calibration</w:t>
      </w:r>
      <w:r w:rsidRPr="006F02C3">
        <w:rPr>
          <w:rFonts w:ascii="����" w:eastAsia="宋体" w:hAnsi="����" w:cs="宋体"/>
          <w:kern w:val="0"/>
          <w:sz w:val="18"/>
          <w:szCs w:val="18"/>
        </w:rPr>
        <w:t>；</w:t>
      </w:r>
      <w:r>
        <w:rPr>
          <w:rFonts w:ascii="����" w:eastAsia="宋体" w:hAnsi="����" w:cs="宋体"/>
          <w:kern w:val="0"/>
          <w:sz w:val="18"/>
          <w:szCs w:val="18"/>
        </w:rPr>
        <w:t>well logging</w:t>
      </w:r>
      <w:r w:rsidRPr="006F02C3">
        <w:rPr>
          <w:rFonts w:ascii="����" w:eastAsia="宋体" w:hAnsi="����" w:cs="宋体"/>
          <w:kern w:val="0"/>
          <w:sz w:val="18"/>
          <w:szCs w:val="18"/>
        </w:rPr>
        <w:t>；</w:t>
      </w:r>
      <w:r w:rsidRPr="00CD3154">
        <w:rPr>
          <w:rFonts w:ascii="����" w:eastAsia="宋体" w:hAnsi="����" w:cs="宋体"/>
          <w:kern w:val="0"/>
          <w:sz w:val="18"/>
          <w:szCs w:val="18"/>
        </w:rPr>
        <w:t>azimuthal</w:t>
      </w:r>
      <w:r>
        <w:rPr>
          <w:rFonts w:ascii="����" w:eastAsia="宋体" w:hAnsi="����" w:cs="宋体"/>
          <w:kern w:val="0"/>
          <w:sz w:val="18"/>
          <w:szCs w:val="18"/>
        </w:rPr>
        <w:t xml:space="preserve"> imager</w:t>
      </w:r>
      <w:r w:rsidRPr="006F02C3">
        <w:rPr>
          <w:rFonts w:ascii="����" w:eastAsia="宋体" w:hAnsi="����" w:cs="宋体"/>
          <w:kern w:val="0"/>
          <w:sz w:val="18"/>
          <w:szCs w:val="18"/>
        </w:rPr>
        <w:t>；</w:t>
      </w:r>
      <w:r>
        <w:rPr>
          <w:rFonts w:ascii="����" w:eastAsia="宋体" w:hAnsi="����" w:cs="宋体"/>
          <w:kern w:val="0"/>
          <w:sz w:val="18"/>
          <w:szCs w:val="18"/>
        </w:rPr>
        <w:t>fault</w:t>
      </w:r>
    </w:p>
    <w:p w14:paraId="6A39959A" w14:textId="006BDFD1" w:rsidR="00F56470" w:rsidRDefault="00F56470" w:rsidP="00F56470"/>
    <w:p w14:paraId="4575FBAA" w14:textId="1B82E171" w:rsidR="00F56470" w:rsidRDefault="00F56470" w:rsidP="00F56470">
      <w:pPr>
        <w:rPr>
          <w:rFonts w:ascii="����" w:eastAsia="宋体" w:hAnsi="����" w:cs="宋体" w:hint="eastAsia"/>
          <w:kern w:val="0"/>
          <w:sz w:val="24"/>
          <w:szCs w:val="24"/>
        </w:rPr>
      </w:pPr>
      <w:r>
        <w:rPr>
          <w:rFonts w:ascii="����" w:eastAsia="宋体" w:hAnsi="����" w:cs="宋体"/>
          <w:kern w:val="0"/>
          <w:sz w:val="24"/>
          <w:szCs w:val="24"/>
        </w:rPr>
        <w:tab/>
      </w:r>
      <w:r w:rsidRPr="006F02C3">
        <w:rPr>
          <w:rFonts w:ascii="����" w:eastAsia="宋体" w:hAnsi="����" w:cs="宋体"/>
          <w:kern w:val="0"/>
          <w:sz w:val="24"/>
          <w:szCs w:val="24"/>
        </w:rPr>
        <w:t>0 </w:t>
      </w:r>
      <w:r w:rsidRPr="006F02C3">
        <w:rPr>
          <w:rFonts w:ascii="����" w:eastAsia="宋体" w:hAnsi="����" w:cs="宋体"/>
          <w:kern w:val="0"/>
          <w:sz w:val="24"/>
          <w:szCs w:val="24"/>
        </w:rPr>
        <w:t>引言</w:t>
      </w:r>
    </w:p>
    <w:p w14:paraId="74F8A264" w14:textId="4B72DCD1" w:rsidR="00F56470" w:rsidRDefault="00F56470">
      <w:pPr>
        <w:widowControl/>
        <w:spacing w:before="100" w:beforeAutospacing="1" w:after="100" w:afterAutospacing="1" w:line="293" w:lineRule="atLeast"/>
        <w:ind w:firstLine="420"/>
        <w:rPr>
          <w:rFonts w:ascii="宋体" w:eastAsia="宋体" w:hAnsi="宋体"/>
          <w:color w:val="242021"/>
          <w:sz w:val="20"/>
          <w:szCs w:val="20"/>
        </w:rPr>
        <w:pPrChange w:id="24" w:author="dell" w:date="2021-12-16T17:18:00Z">
          <w:pPr>
            <w:widowControl/>
            <w:spacing w:before="100" w:beforeAutospacing="1" w:after="100" w:afterAutospacing="1" w:line="293" w:lineRule="atLeast"/>
            <w:ind w:firstLine="420"/>
            <w:jc w:val="left"/>
          </w:pPr>
        </w:pPrChange>
      </w:pPr>
      <w:r w:rsidRPr="00F56470">
        <w:rPr>
          <w:rFonts w:ascii="宋体" w:eastAsia="宋体" w:hAnsi="宋体"/>
          <w:color w:val="242021"/>
          <w:sz w:val="20"/>
          <w:szCs w:val="20"/>
        </w:rPr>
        <w:t>随钻方位测井</w:t>
      </w:r>
      <w:r w:rsidRPr="00F56470">
        <w:rPr>
          <w:rFonts w:ascii="宋体" w:eastAsia="宋体" w:hAnsi="宋体" w:hint="eastAsia"/>
          <w:color w:val="242021"/>
          <w:sz w:val="20"/>
          <w:szCs w:val="20"/>
        </w:rPr>
        <w:t>技术如今已经比较成熟，成为国内外大斜度井核水平井随钻过程中的必测项目</w:t>
      </w:r>
      <w:r w:rsidR="00BF4441">
        <w:rPr>
          <w:rFonts w:ascii="宋体" w:eastAsia="宋体" w:hAnsi="宋体" w:hint="eastAsia"/>
          <w:color w:val="242021"/>
          <w:sz w:val="20"/>
          <w:szCs w:val="20"/>
        </w:rPr>
        <w:t>，</w:t>
      </w:r>
      <w:r w:rsidRPr="00F56470">
        <w:rPr>
          <w:rFonts w:ascii="宋体" w:eastAsia="宋体" w:hAnsi="宋体" w:hint="eastAsia"/>
          <w:color w:val="242021"/>
          <w:sz w:val="20"/>
          <w:szCs w:val="20"/>
        </w:rPr>
        <w:t>随钻方位测井目前主要为随钻密度测井和随钻伽马方位测井。随钻方位测井在钻进过程中在每一个深度点会返回多个</w:t>
      </w:r>
      <w:r w:rsidR="00BF4441">
        <w:rPr>
          <w:rFonts w:ascii="宋体" w:eastAsia="宋体" w:hAnsi="宋体" w:hint="eastAsia"/>
          <w:color w:val="242021"/>
          <w:sz w:val="20"/>
          <w:szCs w:val="20"/>
        </w:rPr>
        <w:t>方位的</w:t>
      </w:r>
      <w:r w:rsidRPr="00F56470">
        <w:rPr>
          <w:rFonts w:ascii="宋体" w:eastAsia="宋体" w:hAnsi="宋体" w:hint="eastAsia"/>
          <w:color w:val="242021"/>
          <w:sz w:val="20"/>
          <w:szCs w:val="20"/>
        </w:rPr>
        <w:t>数据，测井解释人员根据返回数据生成的方位图像可以快速准确的判断地层密度、岩性等信息，因此方位测井图像已经成为地层解释和指导钻进十分重要的依赖数据。</w:t>
      </w:r>
    </w:p>
    <w:p w14:paraId="6C2F9713" w14:textId="1AA75EA3" w:rsidR="00F56470" w:rsidRDefault="00F56470" w:rsidP="00F56470">
      <w:pPr>
        <w:widowControl/>
        <w:spacing w:before="100" w:beforeAutospacing="1" w:after="100" w:afterAutospacing="1" w:line="293" w:lineRule="atLeast"/>
        <w:ind w:firstLine="420"/>
        <w:jc w:val="left"/>
        <w:rPr>
          <w:rFonts w:ascii="宋体" w:eastAsia="宋体" w:hAnsi="宋体"/>
          <w:color w:val="242021"/>
          <w:sz w:val="20"/>
          <w:szCs w:val="20"/>
        </w:rPr>
      </w:pPr>
      <w:r w:rsidRPr="00F56470">
        <w:rPr>
          <w:rFonts w:ascii="宋体" w:eastAsia="宋体" w:hAnsi="宋体" w:hint="eastAsia"/>
          <w:color w:val="242021"/>
          <w:sz w:val="20"/>
          <w:szCs w:val="20"/>
        </w:rPr>
        <w:t>为获取方位测井图像上的局部特征信息，常使用动态色度标定方法</w:t>
      </w:r>
      <w:r w:rsidRPr="00F56470">
        <w:rPr>
          <w:rFonts w:ascii="宋体" w:eastAsia="宋体" w:hAnsi="宋体"/>
          <w:color w:val="242021"/>
          <w:sz w:val="20"/>
          <w:szCs w:val="20"/>
        </w:rPr>
        <w:t>对图象数据进行处理。动态色度标定在提取局部化特征信息已经得到了广泛的运用，然而动态色度标定过程中，窗口</w:t>
      </w:r>
      <w:r w:rsidRPr="00F56470">
        <w:rPr>
          <w:rFonts w:ascii="宋体" w:eastAsia="宋体" w:hAnsi="宋体"/>
          <w:color w:val="242021"/>
          <w:sz w:val="20"/>
          <w:szCs w:val="20"/>
        </w:rPr>
        <w:lastRenderedPageBreak/>
        <w:t>边缘生成的断层对于识别地层、缝隙等信息会产生相当的干扰，使窗口边缘的数据难以得到较好的解释。这里提出并测试了几种动态色度标定的改进方案，以消除窗口边缘的断层影响，使动态色度标定后的方位图像的可解释性和精确度更高，从而提升数据的利用率和提高数据的解释精度。</w:t>
      </w:r>
    </w:p>
    <w:p w14:paraId="553E369D" w14:textId="77777777" w:rsidR="00F56470" w:rsidRDefault="00F56470" w:rsidP="00F56470">
      <w:pPr>
        <w:widowControl/>
        <w:spacing w:before="100" w:beforeAutospacing="1" w:after="100" w:afterAutospacing="1" w:line="293" w:lineRule="atLeast"/>
        <w:ind w:firstLine="420"/>
        <w:jc w:val="left"/>
        <w:rPr>
          <w:rFonts w:ascii="����" w:eastAsia="宋体" w:hAnsi="����" w:cs="宋体" w:hint="eastAsia"/>
          <w:kern w:val="0"/>
          <w:sz w:val="27"/>
          <w:szCs w:val="27"/>
        </w:rPr>
      </w:pPr>
      <w:r w:rsidRPr="006F02C3">
        <w:rPr>
          <w:rFonts w:ascii="����" w:eastAsia="宋体" w:hAnsi="����" w:cs="宋体"/>
          <w:kern w:val="0"/>
          <w:sz w:val="27"/>
          <w:szCs w:val="27"/>
        </w:rPr>
        <w:t>1 </w:t>
      </w:r>
      <w:r>
        <w:rPr>
          <w:rFonts w:ascii="����" w:eastAsia="宋体" w:hAnsi="����" w:cs="宋体" w:hint="eastAsia"/>
          <w:kern w:val="0"/>
          <w:sz w:val="27"/>
          <w:szCs w:val="27"/>
        </w:rPr>
        <w:t>数据预处理</w:t>
      </w:r>
    </w:p>
    <w:p w14:paraId="245801E5" w14:textId="77777777" w:rsidR="00777314" w:rsidDel="00630C51" w:rsidRDefault="00F56470" w:rsidP="00F56470">
      <w:pPr>
        <w:widowControl/>
        <w:spacing w:before="100" w:beforeAutospacing="1" w:after="100" w:afterAutospacing="1" w:line="293" w:lineRule="atLeast"/>
        <w:ind w:firstLine="420"/>
        <w:jc w:val="left"/>
        <w:rPr>
          <w:del w:id="25" w:author="田 恒" w:date="2021-12-17T13:17:00Z"/>
          <w:rFonts w:ascii="宋体" w:eastAsia="宋体" w:hAnsi="宋体"/>
          <w:color w:val="242021"/>
          <w:sz w:val="20"/>
          <w:szCs w:val="20"/>
        </w:rPr>
      </w:pPr>
      <w:r w:rsidRPr="00F56470">
        <w:rPr>
          <w:rFonts w:ascii="宋体" w:eastAsia="宋体" w:hAnsi="宋体" w:hint="eastAsia"/>
          <w:color w:val="242021"/>
          <w:sz w:val="20"/>
          <w:szCs w:val="20"/>
        </w:rPr>
        <w:t>从仪器中得到的原始数据一般并不直接进行色度标定处理，而是先通过滤波平滑和方位插值操作处理之后再进行色度标定。通过滤波操作对数据进行平滑操作，可以减少噪声的干扰，常用滤波方法有低通滤波、均值滤波、高斯滤波等。方位插值方法可以对数据在角度方位增加数据量，是增加角度方向图像分辨率的常用手段。这里采高斯滤波滤波方法和三次样条插值方法对原始数据进行预处理，结果见图</w:t>
      </w:r>
      <w:r>
        <w:rPr>
          <w:rFonts w:ascii="宋体" w:eastAsia="宋体" w:hAnsi="宋体" w:hint="eastAsia"/>
          <w:color w:val="242021"/>
          <w:sz w:val="20"/>
          <w:szCs w:val="20"/>
        </w:rPr>
        <w:t>1</w:t>
      </w:r>
      <w:r w:rsidRPr="00F56470">
        <w:rPr>
          <w:rFonts w:ascii="宋体" w:eastAsia="宋体" w:hAnsi="宋体" w:hint="eastAsia"/>
          <w:color w:val="242021"/>
          <w:sz w:val="20"/>
          <w:szCs w:val="20"/>
        </w:rPr>
        <w:t>。</w:t>
      </w:r>
    </w:p>
    <w:p w14:paraId="1F4DF219" w14:textId="5F4D6231" w:rsidR="00F56470" w:rsidRDefault="002F4833" w:rsidP="00630C51">
      <w:pPr>
        <w:widowControl/>
        <w:spacing w:before="100" w:beforeAutospacing="1" w:after="100" w:afterAutospacing="1" w:line="293" w:lineRule="atLeast"/>
        <w:ind w:firstLine="420"/>
        <w:jc w:val="left"/>
        <w:rPr>
          <w:rFonts w:ascii="宋体" w:eastAsia="宋体" w:hAnsi="宋体"/>
          <w:color w:val="242021"/>
          <w:sz w:val="20"/>
          <w:szCs w:val="20"/>
        </w:rPr>
      </w:pPr>
      <w:r>
        <w:rPr>
          <w:rFonts w:ascii="宋体" w:eastAsia="宋体" w:hAnsi="宋体" w:hint="eastAsia"/>
          <w:noProof/>
          <w:color w:val="242021"/>
          <w:sz w:val="20"/>
          <w:szCs w:val="20"/>
        </w:rPr>
        <w:drawing>
          <wp:inline distT="0" distB="0" distL="0" distR="0" wp14:anchorId="5349D09B" wp14:editId="7854A948">
            <wp:extent cx="5271135" cy="3616859"/>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930"/>
                    <a:stretch/>
                  </pic:blipFill>
                  <pic:spPr bwMode="auto">
                    <a:xfrm>
                      <a:off x="0" y="0"/>
                      <a:ext cx="5271135" cy="3616859"/>
                    </a:xfrm>
                    <a:prstGeom prst="rect">
                      <a:avLst/>
                    </a:prstGeom>
                    <a:noFill/>
                    <a:ln>
                      <a:noFill/>
                    </a:ln>
                    <a:extLst>
                      <a:ext uri="{53640926-AAD7-44D8-BBD7-CCE9431645EC}">
                        <a14:shadowObscured xmlns:a14="http://schemas.microsoft.com/office/drawing/2010/main"/>
                      </a:ext>
                    </a:extLst>
                  </pic:spPr>
                </pic:pic>
              </a:graphicData>
            </a:graphic>
          </wp:inline>
        </w:drawing>
      </w:r>
    </w:p>
    <w:p w14:paraId="1A9E6B5E" w14:textId="77777777" w:rsidR="002F4833" w:rsidRPr="002F4833" w:rsidRDefault="002F4833" w:rsidP="002F4833">
      <w:pPr>
        <w:widowControl/>
        <w:spacing w:line="270" w:lineRule="atLeast"/>
        <w:ind w:firstLine="405"/>
        <w:jc w:val="center"/>
        <w:rPr>
          <w:rFonts w:ascii="宋体" w:eastAsia="宋体" w:hAnsi="宋体"/>
          <w:color w:val="333333"/>
          <w:sz w:val="20"/>
          <w:szCs w:val="20"/>
        </w:rPr>
      </w:pPr>
      <w:bookmarkStart w:id="26" w:name="_Hlk90648039"/>
      <w:r w:rsidRPr="002F4833">
        <w:rPr>
          <w:rFonts w:ascii="宋体" w:eastAsia="宋体" w:hAnsi="宋体" w:hint="eastAsia"/>
          <w:color w:val="333333"/>
          <w:sz w:val="20"/>
          <w:szCs w:val="20"/>
        </w:rPr>
        <w:t>图1</w:t>
      </w:r>
      <w:r w:rsidRPr="002F4833">
        <w:rPr>
          <w:rFonts w:ascii="宋体" w:eastAsia="宋体" w:hAnsi="宋体"/>
          <w:color w:val="333333"/>
          <w:sz w:val="20"/>
          <w:szCs w:val="20"/>
        </w:rPr>
        <w:t xml:space="preserve"> </w:t>
      </w:r>
      <w:r w:rsidRPr="002F4833">
        <w:rPr>
          <w:rFonts w:ascii="宋体" w:eastAsia="宋体" w:hAnsi="宋体" w:hint="eastAsia"/>
          <w:color w:val="333333"/>
          <w:sz w:val="20"/>
          <w:szCs w:val="20"/>
        </w:rPr>
        <w:t>原始数据、高斯滤波和三次样条插值结果</w:t>
      </w:r>
    </w:p>
    <w:p w14:paraId="7C0D9018" w14:textId="3F088B24" w:rsidR="002F4833" w:rsidRDefault="002F4833" w:rsidP="002F4833">
      <w:pPr>
        <w:jc w:val="center"/>
        <w:rPr>
          <w:rFonts w:ascii="MicrosoftYaHei" w:hAnsi="MicrosoftYaHei" w:hint="eastAsia"/>
          <w:color w:val="333333"/>
          <w:sz w:val="20"/>
          <w:szCs w:val="20"/>
        </w:rPr>
      </w:pPr>
      <w:r>
        <w:rPr>
          <w:rFonts w:ascii="MicrosoftYaHei" w:hAnsi="MicrosoftYaHei" w:hint="eastAsia"/>
          <w:color w:val="333333"/>
          <w:sz w:val="20"/>
          <w:szCs w:val="20"/>
        </w:rPr>
        <w:t>Fig.</w:t>
      </w:r>
      <w:r>
        <w:rPr>
          <w:rFonts w:ascii="MicrosoftYaHei" w:hAnsi="MicrosoftYaHei"/>
          <w:color w:val="333333"/>
          <w:sz w:val="20"/>
          <w:szCs w:val="20"/>
        </w:rPr>
        <w:t xml:space="preserve">1 </w:t>
      </w:r>
      <w:r w:rsidRPr="0079228F">
        <w:rPr>
          <w:rFonts w:ascii="MicrosoftYaHei" w:hAnsi="MicrosoftYaHei"/>
          <w:color w:val="333333"/>
          <w:sz w:val="20"/>
          <w:szCs w:val="20"/>
        </w:rPr>
        <w:t>Raw data, Gaussian filtering and cubic spline interpolation results</w:t>
      </w:r>
    </w:p>
    <w:bookmarkEnd w:id="26"/>
    <w:p w14:paraId="2475F348" w14:textId="77777777" w:rsidR="002F4833" w:rsidRPr="00A34D26" w:rsidRDefault="002F4833" w:rsidP="002F4833">
      <w:pPr>
        <w:widowControl/>
        <w:spacing w:before="100" w:beforeAutospacing="1" w:after="100" w:afterAutospacing="1" w:line="293" w:lineRule="atLeast"/>
        <w:ind w:firstLine="420"/>
        <w:jc w:val="left"/>
        <w:rPr>
          <w:rFonts w:ascii="����" w:eastAsia="宋体" w:hAnsi="����" w:cs="宋体" w:hint="eastAsia"/>
          <w:kern w:val="0"/>
          <w:sz w:val="27"/>
          <w:szCs w:val="27"/>
        </w:rPr>
      </w:pPr>
      <w:r>
        <w:rPr>
          <w:rFonts w:ascii="����" w:eastAsia="宋体" w:hAnsi="����" w:cs="宋体" w:hint="eastAsia"/>
          <w:kern w:val="0"/>
          <w:sz w:val="27"/>
          <w:szCs w:val="27"/>
        </w:rPr>
        <w:t>2</w:t>
      </w:r>
      <w:r>
        <w:rPr>
          <w:rFonts w:ascii="����" w:eastAsia="宋体" w:hAnsi="����" w:cs="宋体"/>
          <w:kern w:val="0"/>
          <w:sz w:val="27"/>
          <w:szCs w:val="27"/>
        </w:rPr>
        <w:t xml:space="preserve"> </w:t>
      </w:r>
      <w:r>
        <w:rPr>
          <w:rFonts w:ascii="����" w:eastAsia="宋体" w:hAnsi="����" w:cs="宋体" w:hint="eastAsia"/>
          <w:kern w:val="0"/>
          <w:sz w:val="27"/>
          <w:szCs w:val="27"/>
        </w:rPr>
        <w:t>经典色度标定方法</w:t>
      </w:r>
    </w:p>
    <w:p w14:paraId="74AB0513" w14:textId="77777777" w:rsidR="002F4833" w:rsidRDefault="002F4833" w:rsidP="002F4833">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2</w:t>
      </w:r>
      <w:r w:rsidRPr="006F02C3">
        <w:rPr>
          <w:rFonts w:ascii="����" w:eastAsia="宋体" w:hAnsi="����" w:cs="宋体"/>
          <w:b/>
          <w:bCs/>
          <w:kern w:val="0"/>
          <w:sz w:val="27"/>
          <w:szCs w:val="27"/>
        </w:rPr>
        <w:t>.1 </w:t>
      </w:r>
      <w:r>
        <w:rPr>
          <w:rFonts w:ascii="����" w:eastAsia="宋体" w:hAnsi="����" w:cs="宋体" w:hint="eastAsia"/>
          <w:b/>
          <w:bCs/>
          <w:kern w:val="0"/>
          <w:sz w:val="27"/>
          <w:szCs w:val="27"/>
        </w:rPr>
        <w:t>静态色度标定</w:t>
      </w:r>
    </w:p>
    <w:p w14:paraId="634B30C2" w14:textId="77777777" w:rsidR="002F4833" w:rsidRDefault="002F4833" w:rsidP="002F4833">
      <w:pPr>
        <w:widowControl/>
        <w:spacing w:line="270" w:lineRule="atLeast"/>
        <w:ind w:firstLine="405"/>
        <w:jc w:val="left"/>
        <w:rPr>
          <w:rFonts w:ascii="����" w:eastAsia="宋体" w:hAnsi="����" w:cs="宋体" w:hint="eastAsia"/>
          <w:kern w:val="0"/>
          <w:sz w:val="20"/>
          <w:szCs w:val="20"/>
        </w:rPr>
      </w:pPr>
      <w:r w:rsidRPr="00A34D26">
        <w:rPr>
          <w:rFonts w:ascii="����" w:eastAsia="宋体" w:hAnsi="����" w:cs="宋体" w:hint="eastAsia"/>
          <w:kern w:val="0"/>
          <w:sz w:val="20"/>
          <w:szCs w:val="20"/>
        </w:rPr>
        <w:t>在测井成像时，需要将测井数据转换成色标值在计算机上显示，由此色度标定测井成像中非常关键的环节。静态色度标定是根据在整个井段的数据分布得到一个映射函数，函数可以表示如下：</w:t>
      </w:r>
    </w:p>
    <w:p w14:paraId="6DB6A53C" w14:textId="77777777" w:rsidR="002F4833" w:rsidRDefault="002F4833" w:rsidP="002F4833">
      <w:pPr>
        <w:widowControl/>
        <w:spacing w:line="270" w:lineRule="atLeast"/>
        <w:ind w:firstLine="405"/>
        <w:jc w:val="left"/>
        <w:rPr>
          <w:rFonts w:ascii="����" w:eastAsia="宋体" w:hAnsi="����" w:cs="宋体" w:hint="eastAsia"/>
          <w:kern w:val="0"/>
          <w:sz w:val="20"/>
          <w:szCs w:val="20"/>
        </w:rPr>
      </w:pPr>
    </w:p>
    <w:p w14:paraId="12EDDBBF" w14:textId="77777777" w:rsidR="002F4833" w:rsidRPr="00CB6D72" w:rsidRDefault="00916256" w:rsidP="002F4833">
      <w:pPr>
        <w:widowControl/>
        <w:spacing w:line="270" w:lineRule="atLeast"/>
        <w:ind w:firstLine="405"/>
        <w:jc w:val="left"/>
        <w:rPr>
          <w:rFonts w:ascii="����" w:eastAsia="宋体" w:hAnsi="����" w:cs="宋体" w:hint="eastAsia"/>
          <w:kern w:val="0"/>
          <w:sz w:val="20"/>
          <w:szCs w:val="20"/>
        </w:rPr>
      </w:pPr>
      <m:oMathPara>
        <m:oMath>
          <m:eqArr>
            <m:eqArrPr>
              <m:maxDist m:val="1"/>
              <m:ctrlPr>
                <w:rPr>
                  <w:rFonts w:ascii="Cambria Math" w:eastAsia="宋体" w:hAnsi="Cambria Math" w:cs="宋体"/>
                  <w:i/>
                  <w:kern w:val="0"/>
                  <w:sz w:val="20"/>
                  <w:szCs w:val="20"/>
                </w:rPr>
              </m:ctrlPr>
            </m:eqArrPr>
            <m:e>
              <m:r>
                <w:rPr>
                  <w:rFonts w:ascii="Cambria Math" w:eastAsia="宋体" w:hAnsi="Cambria Math" w:cs="宋体"/>
                  <w:kern w:val="0"/>
                  <w:sz w:val="20"/>
                  <w:szCs w:val="20"/>
                </w:rPr>
                <m:t>f</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e>
              </m:d>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i</m:t>
                  </m:r>
                </m:sub>
              </m:sSub>
              <m:r>
                <w:rPr>
                  <w:rFonts w:ascii="Cambria Math" w:eastAsia="宋体" w:hAnsi="Cambria Math" w:cs="宋体"/>
                  <w:kern w:val="0"/>
                  <w:sz w:val="20"/>
                  <w:szCs w:val="20"/>
                </w:rPr>
                <m:t>*S+</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1</m:t>
                  </m:r>
                </m:e>
              </m:d>
            </m:e>
          </m:eqArr>
        </m:oMath>
      </m:oMathPara>
    </w:p>
    <w:p w14:paraId="4A13E60F" w14:textId="77777777" w:rsidR="002F4833" w:rsidRDefault="002F4833" w:rsidP="002F4833">
      <w:pPr>
        <w:widowControl/>
        <w:spacing w:line="270" w:lineRule="atLeast"/>
        <w:ind w:firstLine="405"/>
        <w:jc w:val="left"/>
        <w:rPr>
          <w:rFonts w:ascii="����" w:eastAsia="宋体" w:hAnsi="����" w:cs="宋体" w:hint="eastAsia"/>
          <w:kern w:val="0"/>
          <w:sz w:val="20"/>
          <w:szCs w:val="20"/>
        </w:rPr>
      </w:pPr>
      <w:r w:rsidRPr="00CB6D72">
        <w:rPr>
          <w:rFonts w:ascii="����" w:eastAsia="宋体" w:hAnsi="����" w:cs="宋体" w:hint="eastAsia"/>
          <w:kern w:val="0"/>
          <w:sz w:val="20"/>
          <w:szCs w:val="20"/>
        </w:rPr>
        <w:t>其中</w:t>
      </w:r>
      <w:r w:rsidRPr="00CB6D72">
        <w:rPr>
          <w:rFonts w:ascii="����" w:eastAsia="宋体" w:hAnsi="����" w:cs="宋体"/>
          <w:kern w:val="0"/>
          <w:sz w:val="20"/>
          <w:szCs w:val="20"/>
        </w:rPr>
        <w:t>S</w:t>
      </w:r>
      <w:r w:rsidRPr="00CB6D72">
        <w:rPr>
          <w:rFonts w:ascii="����" w:eastAsia="宋体" w:hAnsi="����" w:cs="宋体"/>
          <w:kern w:val="0"/>
          <w:sz w:val="20"/>
          <w:szCs w:val="20"/>
        </w:rPr>
        <w:t>与</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oMath>
      <w:r w:rsidRPr="00CB6D72">
        <w:rPr>
          <w:rFonts w:ascii="����" w:eastAsia="宋体" w:hAnsi="����" w:cs="宋体"/>
          <w:kern w:val="0"/>
          <w:sz w:val="20"/>
          <w:szCs w:val="20"/>
        </w:rPr>
        <w:t>是刻度系数和偏移量，这些参数可以根据井段数据的最大值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oMath>
      <w:r w:rsidRPr="00CB6D72">
        <w:rPr>
          <w:rFonts w:ascii="����" w:eastAsia="宋体" w:hAnsi="����" w:cs="宋体"/>
          <w:kern w:val="0"/>
          <w:sz w:val="20"/>
          <w:szCs w:val="20"/>
        </w:rPr>
        <w:t>和最小值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oMath>
      <w:r w:rsidRPr="00CB6D72">
        <w:rPr>
          <w:rFonts w:ascii="����" w:eastAsia="宋体" w:hAnsi="����" w:cs="宋体"/>
          <w:kern w:val="0"/>
          <w:sz w:val="20"/>
          <w:szCs w:val="20"/>
        </w:rPr>
        <w:t>、色标最小值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oMath>
      <w:r w:rsidRPr="00CB6D72">
        <w:rPr>
          <w:rFonts w:ascii="����" w:eastAsia="宋体" w:hAnsi="����" w:cs="宋体"/>
          <w:kern w:val="0"/>
          <w:sz w:val="20"/>
          <w:szCs w:val="20"/>
        </w:rPr>
        <w:t>和色标最大值</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max</m:t>
            </m:r>
          </m:sub>
        </m:sSub>
      </m:oMath>
      <w:r w:rsidRPr="00CB6D72">
        <w:rPr>
          <w:rFonts w:ascii="����" w:eastAsia="宋体" w:hAnsi="����" w:cs="宋体"/>
          <w:kern w:val="0"/>
          <w:sz w:val="20"/>
          <w:szCs w:val="20"/>
        </w:rPr>
        <w:t xml:space="preserve"> </w:t>
      </w:r>
      <w:r w:rsidRPr="00CB6D72">
        <w:rPr>
          <w:rFonts w:ascii="����" w:eastAsia="宋体" w:hAnsi="����" w:cs="宋体"/>
          <w:kern w:val="0"/>
          <w:sz w:val="20"/>
          <w:szCs w:val="20"/>
        </w:rPr>
        <w:t>求得：</w:t>
      </w:r>
    </w:p>
    <w:p w14:paraId="786DA5B6" w14:textId="77777777" w:rsidR="002F4833" w:rsidRPr="00EC2B25" w:rsidRDefault="00916256" w:rsidP="002F4833">
      <w:pPr>
        <w:widowControl/>
        <w:spacing w:line="270" w:lineRule="atLeast"/>
        <w:ind w:firstLine="405"/>
        <w:jc w:val="left"/>
        <w:rPr>
          <w:rFonts w:ascii="Cambria Math" w:eastAsia="宋体" w:hAnsi="Cambria Math" w:cs="宋体"/>
          <w:kern w:val="0"/>
          <w:sz w:val="20"/>
          <w:szCs w:val="20"/>
          <w:oMath/>
        </w:rPr>
      </w:pPr>
      <m:oMathPara>
        <m:oMath>
          <m:eqArr>
            <m:eqArrPr>
              <m:maxDist m:val="1"/>
              <m:ctrlPr>
                <w:rPr>
                  <w:rFonts w:ascii="Cambria Math" w:eastAsia="宋体" w:hAnsi="Cambria Math" w:cs="宋体"/>
                  <w:i/>
                  <w:kern w:val="0"/>
                  <w:sz w:val="20"/>
                  <w:szCs w:val="20"/>
                </w:rPr>
              </m:ctrlPr>
            </m:eqArrPr>
            <m:e>
              <m:r>
                <w:rPr>
                  <w:rFonts w:ascii="Cambria Math" w:eastAsia="宋体" w:hAnsi="Cambria Math" w:cs="宋体"/>
                  <w:kern w:val="0"/>
                  <w:sz w:val="20"/>
                  <w:szCs w:val="20"/>
                </w:rPr>
                <m:t>S=</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max</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e>
              </m:d>
              <m:r>
                <m:rPr>
                  <m:lit/>
                </m:rP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e>
              </m:d>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2</m:t>
                  </m:r>
                </m:e>
              </m:d>
            </m:e>
          </m:eqArr>
        </m:oMath>
      </m:oMathPara>
    </w:p>
    <w:p w14:paraId="45CEAAA9" w14:textId="718C309C" w:rsidR="002F4833" w:rsidRPr="00461949" w:rsidRDefault="00916256" w:rsidP="002F4833">
      <w:pPr>
        <w:jc w:val="left"/>
        <w:rPr>
          <w:ins w:id="27" w:author="dell" w:date="2021-12-16T17:41:00Z"/>
          <w:rFonts w:ascii="MicrosoftYaHei" w:hAnsi="MicrosoftYaHei" w:hint="eastAsia"/>
          <w:kern w:val="0"/>
          <w:sz w:val="20"/>
          <w:szCs w:val="20"/>
        </w:rPr>
      </w:pPr>
      <m:oMathPara>
        <m:oMath>
          <m:eqArr>
            <m:eqArrPr>
              <m:maxDist m:val="1"/>
              <m:ctrlPr>
                <w:rPr>
                  <w:rFonts w:ascii="Cambria Math" w:eastAsia="宋体" w:hAnsi="Cambria Math" w:cs="宋体"/>
                  <w:i/>
                  <w:kern w:val="0"/>
                  <w:sz w:val="20"/>
                  <w:szCs w:val="20"/>
                </w:rPr>
              </m:ctrlPr>
            </m:eqArrPr>
            <m:e>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C</m:t>
                  </m:r>
                </m:e>
                <m:sub>
                  <m:r>
                    <w:rPr>
                      <w:rFonts w:ascii="Cambria Math" w:eastAsia="宋体" w:hAnsi="Cambria Math" w:cs="宋体"/>
                      <w:kern w:val="0"/>
                      <w:sz w:val="20"/>
                      <w:szCs w:val="20"/>
                    </w:rPr>
                    <m:t>min</m:t>
                  </m:r>
                </m:sub>
              </m:sSub>
              <m:r>
                <w:rPr>
                  <w:rFonts w:ascii="Cambria Math" w:eastAsia="宋体" w:hAnsi="Cambria Math" w:cs="宋体"/>
                  <w:kern w:val="0"/>
                  <w:sz w:val="20"/>
                  <w:szCs w:val="20"/>
                </w:rPr>
                <m:t>-</m:t>
              </m:r>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r>
                <w:rPr>
                  <w:rFonts w:ascii="Cambria Math" w:eastAsia="宋体" w:hAnsi="Cambria Math" w:cs="宋体"/>
                  <w:kern w:val="0"/>
                  <w:sz w:val="20"/>
                  <w:szCs w:val="20"/>
                </w:rPr>
                <m:t>*S#</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3</m:t>
                  </m:r>
                </m:e>
              </m:d>
            </m:e>
          </m:eqArr>
        </m:oMath>
      </m:oMathPara>
    </w:p>
    <w:p w14:paraId="2A31B6A7" w14:textId="55577A45" w:rsidR="001B1151" w:rsidRDefault="005A6312" w:rsidP="002F4833">
      <w:pPr>
        <w:jc w:val="left"/>
        <w:rPr>
          <w:ins w:id="28" w:author="dell" w:date="2021-12-16T17:41:00Z"/>
          <w:rFonts w:ascii="MicrosoftYaHei" w:hAnsi="MicrosoftYaHei" w:hint="eastAsia"/>
          <w:kern w:val="0"/>
          <w:sz w:val="20"/>
          <w:szCs w:val="20"/>
        </w:rPr>
      </w:pPr>
      <w:r>
        <w:rPr>
          <w:rFonts w:ascii="MicrosoftYaHei" w:hAnsi="MicrosoftYaHei"/>
          <w:kern w:val="0"/>
          <w:sz w:val="20"/>
          <w:szCs w:val="20"/>
        </w:rPr>
        <w:tab/>
      </w:r>
      <w:r w:rsidR="006C1D7B">
        <w:rPr>
          <w:rFonts w:ascii="MicrosoftYaHei" w:hAnsi="MicrosoftYaHei" w:hint="eastAsia"/>
          <w:kern w:val="0"/>
          <w:sz w:val="20"/>
          <w:szCs w:val="20"/>
        </w:rPr>
        <w:t>对整个</w:t>
      </w:r>
      <w:r>
        <w:rPr>
          <w:rFonts w:ascii="MicrosoftYaHei" w:hAnsi="MicrosoftYaHei" w:hint="eastAsia"/>
          <w:kern w:val="0"/>
          <w:sz w:val="20"/>
          <w:szCs w:val="20"/>
        </w:rPr>
        <w:t>井段方位数据作用函数</w:t>
      </w:r>
      <m:oMath>
        <m:r>
          <w:rPr>
            <w:rFonts w:ascii="Cambria Math" w:hAnsi="Cambria Math" w:hint="eastAsia"/>
            <w:kern w:val="0"/>
            <w:sz w:val="20"/>
            <w:szCs w:val="20"/>
          </w:rPr>
          <m:t>f</m:t>
        </m:r>
        <m:d>
          <m:dPr>
            <m:ctrlPr>
              <w:rPr>
                <w:rFonts w:ascii="Cambria Math" w:hAnsi="Cambria Math"/>
                <w:i/>
                <w:kern w:val="0"/>
                <w:sz w:val="20"/>
                <w:szCs w:val="20"/>
              </w:rPr>
            </m:ctrlPr>
          </m:dPr>
          <m:e>
            <m:sSub>
              <m:sSubPr>
                <m:ctrlPr>
                  <w:rPr>
                    <w:rFonts w:ascii="Cambria Math" w:hAnsi="Cambria Math"/>
                    <w:i/>
                    <w:kern w:val="0"/>
                    <w:sz w:val="20"/>
                    <w:szCs w:val="20"/>
                  </w:rPr>
                </m:ctrlPr>
              </m:sSubPr>
              <m:e>
                <m:r>
                  <w:rPr>
                    <w:rFonts w:ascii="Cambria Math" w:hAnsi="Cambria Math"/>
                    <w:kern w:val="0"/>
                    <w:sz w:val="20"/>
                    <w:szCs w:val="20"/>
                  </w:rPr>
                  <m:t>V</m:t>
                </m:r>
              </m:e>
              <m:sub>
                <m:r>
                  <w:rPr>
                    <w:rFonts w:ascii="Cambria Math" w:hAnsi="Cambria Math"/>
                    <w:kern w:val="0"/>
                    <w:sz w:val="20"/>
                    <w:szCs w:val="20"/>
                  </w:rPr>
                  <m:t>i</m:t>
                </m:r>
              </m:sub>
            </m:sSub>
          </m:e>
        </m:d>
      </m:oMath>
      <w:r>
        <w:rPr>
          <w:rFonts w:ascii="MicrosoftYaHei" w:hAnsi="MicrosoftYaHei" w:hint="eastAsia"/>
          <w:kern w:val="0"/>
          <w:sz w:val="20"/>
          <w:szCs w:val="20"/>
        </w:rPr>
        <w:t>，可得到静态标定结果（如图</w:t>
      </w:r>
      <w:r>
        <w:rPr>
          <w:rFonts w:ascii="MicrosoftYaHei" w:hAnsi="MicrosoftYaHei" w:hint="eastAsia"/>
          <w:kern w:val="0"/>
          <w:sz w:val="20"/>
          <w:szCs w:val="20"/>
        </w:rPr>
        <w:t>2</w:t>
      </w:r>
      <w:r>
        <w:rPr>
          <w:rFonts w:ascii="MicrosoftYaHei" w:hAnsi="MicrosoftYaHei" w:hint="eastAsia"/>
          <w:kern w:val="0"/>
          <w:sz w:val="20"/>
          <w:szCs w:val="20"/>
        </w:rPr>
        <w:t>左）。</w:t>
      </w:r>
    </w:p>
    <w:p w14:paraId="455A13C7" w14:textId="77777777" w:rsidR="004612FE" w:rsidRDefault="004612FE" w:rsidP="004612FE">
      <w:pPr>
        <w:widowControl/>
        <w:spacing w:line="270" w:lineRule="atLeast"/>
        <w:jc w:val="left"/>
        <w:rPr>
          <w:rFonts w:ascii="����" w:eastAsia="宋体" w:hAnsi="����" w:cs="宋体" w:hint="eastAsia"/>
          <w:b/>
          <w:bCs/>
          <w:kern w:val="0"/>
          <w:sz w:val="27"/>
          <w:szCs w:val="27"/>
        </w:rPr>
      </w:pPr>
      <w:r>
        <w:rPr>
          <w:rFonts w:ascii="����" w:eastAsia="宋体" w:hAnsi="����" w:cs="宋体"/>
          <w:b/>
          <w:bCs/>
          <w:kern w:val="0"/>
          <w:sz w:val="27"/>
          <w:szCs w:val="27"/>
        </w:rPr>
        <w:t>2</w:t>
      </w:r>
      <w:r w:rsidRPr="006F02C3">
        <w:rPr>
          <w:rFonts w:ascii="����" w:eastAsia="宋体" w:hAnsi="����" w:cs="宋体"/>
          <w:b/>
          <w:bCs/>
          <w:kern w:val="0"/>
          <w:sz w:val="27"/>
          <w:szCs w:val="27"/>
        </w:rPr>
        <w:t>.2 </w:t>
      </w:r>
      <w:r>
        <w:rPr>
          <w:rFonts w:ascii="����" w:eastAsia="宋体" w:hAnsi="����" w:cs="宋体" w:hint="eastAsia"/>
          <w:b/>
          <w:bCs/>
          <w:kern w:val="0"/>
          <w:sz w:val="27"/>
          <w:szCs w:val="27"/>
        </w:rPr>
        <w:t>动态色度标定</w:t>
      </w:r>
    </w:p>
    <w:p w14:paraId="2BB59887" w14:textId="2930F4B3" w:rsidR="004612FE" w:rsidRPr="00976B21" w:rsidRDefault="004612FE" w:rsidP="004612FE">
      <w:pPr>
        <w:widowControl/>
        <w:spacing w:line="270" w:lineRule="atLeast"/>
        <w:jc w:val="left"/>
        <w:rPr>
          <w:rFonts w:ascii="����" w:eastAsia="宋体" w:hAnsi="����" w:cs="宋体" w:hint="eastAsia"/>
          <w:kern w:val="0"/>
          <w:sz w:val="20"/>
          <w:szCs w:val="20"/>
        </w:rPr>
      </w:pPr>
      <w:r w:rsidRPr="00976B21">
        <w:rPr>
          <w:rFonts w:ascii="����" w:eastAsia="宋体" w:hAnsi="����" w:cs="宋体"/>
          <w:kern w:val="0"/>
          <w:sz w:val="20"/>
          <w:szCs w:val="20"/>
        </w:rPr>
        <w:t>​</w:t>
      </w:r>
      <w:r w:rsidRPr="00976B21">
        <w:rPr>
          <w:rFonts w:ascii="����" w:eastAsia="宋体" w:hAnsi="����" w:cs="宋体"/>
          <w:kern w:val="0"/>
          <w:sz w:val="20"/>
          <w:szCs w:val="20"/>
        </w:rPr>
        <w:tab/>
      </w:r>
      <w:r w:rsidRPr="00976B21">
        <w:rPr>
          <w:rFonts w:ascii="����" w:eastAsia="宋体" w:hAnsi="����" w:cs="宋体"/>
          <w:kern w:val="0"/>
          <w:sz w:val="20"/>
          <w:szCs w:val="20"/>
        </w:rPr>
        <w:t>静态色度标定相当于基于全部井段数据进行的一次直方图均衡化处理，然而这种处理方式在数据分布不均匀时，即使进行了直方图均衡化仍然会有大量数据堆积在一小段区域，从而使图像的局部细节特征不明显。针对这个问题，赖富强提出了动态色度标定法。</w:t>
      </w:r>
    </w:p>
    <w:p w14:paraId="70A947B6" w14:textId="7C796264" w:rsidR="004612FE" w:rsidRDefault="004612FE" w:rsidP="004612FE">
      <w:pPr>
        <w:widowControl/>
        <w:spacing w:line="270" w:lineRule="atLeast"/>
        <w:jc w:val="left"/>
        <w:rPr>
          <w:rFonts w:ascii="����" w:eastAsia="宋体" w:hAnsi="����" w:cs="宋体" w:hint="eastAsia"/>
          <w:kern w:val="0"/>
          <w:sz w:val="20"/>
          <w:szCs w:val="20"/>
        </w:rPr>
      </w:pPr>
      <w:r w:rsidRPr="00976B21">
        <w:rPr>
          <w:rFonts w:ascii="����" w:eastAsia="宋体" w:hAnsi="����" w:cs="宋体"/>
          <w:kern w:val="0"/>
          <w:sz w:val="20"/>
          <w:szCs w:val="20"/>
        </w:rPr>
        <w:t>​</w:t>
      </w:r>
      <w:r w:rsidRPr="00976B21">
        <w:rPr>
          <w:rFonts w:ascii="����" w:eastAsia="宋体" w:hAnsi="����" w:cs="宋体"/>
          <w:kern w:val="0"/>
          <w:sz w:val="20"/>
          <w:szCs w:val="20"/>
        </w:rPr>
        <w:tab/>
      </w:r>
      <w:r w:rsidRPr="00976B21">
        <w:rPr>
          <w:rFonts w:ascii="����" w:eastAsia="宋体" w:hAnsi="����" w:cs="宋体"/>
          <w:kern w:val="0"/>
          <w:sz w:val="20"/>
          <w:szCs w:val="20"/>
        </w:rPr>
        <w:t>动态色度标定法首先需要选取一个滑动窗长，在窗长范围内进行静态色度标定，然后在整个处理井段上按照一定步长移动窗口（步长一般取窗长的</w:t>
      </w:r>
      <w:r w:rsidRPr="00976B21">
        <w:rPr>
          <w:rFonts w:ascii="����" w:eastAsia="宋体" w:hAnsi="����" w:cs="宋体"/>
          <w:kern w:val="0"/>
          <w:sz w:val="20"/>
          <w:szCs w:val="20"/>
        </w:rPr>
        <w:t>4/5</w:t>
      </w:r>
      <w:r w:rsidRPr="00976B21">
        <w:rPr>
          <w:rFonts w:ascii="����" w:eastAsia="宋体" w:hAnsi="����" w:cs="宋体"/>
          <w:kern w:val="0"/>
          <w:sz w:val="20"/>
          <w:szCs w:val="20"/>
        </w:rPr>
        <w:t>），重复做静态色度标定直到完成整个井段的色度标定</w:t>
      </w:r>
      <w:r>
        <w:rPr>
          <w:rFonts w:ascii="����" w:eastAsia="宋体" w:hAnsi="����" w:cs="宋体" w:hint="eastAsia"/>
          <w:kern w:val="0"/>
          <w:sz w:val="20"/>
          <w:szCs w:val="20"/>
        </w:rPr>
        <w:t>，结果见图</w:t>
      </w:r>
      <w:r w:rsidR="005A6312">
        <w:rPr>
          <w:rFonts w:ascii="����" w:eastAsia="宋体" w:hAnsi="����" w:cs="宋体" w:hint="eastAsia"/>
          <w:kern w:val="0"/>
          <w:sz w:val="20"/>
          <w:szCs w:val="20"/>
        </w:rPr>
        <w:t>2</w:t>
      </w:r>
      <w:r w:rsidR="005A6312">
        <w:rPr>
          <w:rFonts w:ascii="����" w:eastAsia="宋体" w:hAnsi="����" w:cs="宋体" w:hint="eastAsia"/>
          <w:kern w:val="0"/>
          <w:sz w:val="20"/>
          <w:szCs w:val="20"/>
        </w:rPr>
        <w:t>右</w:t>
      </w:r>
      <w:r w:rsidRPr="00976B21">
        <w:rPr>
          <w:rFonts w:ascii="����" w:eastAsia="宋体" w:hAnsi="����" w:cs="宋体"/>
          <w:kern w:val="0"/>
          <w:sz w:val="20"/>
          <w:szCs w:val="20"/>
        </w:rPr>
        <w:t>。</w:t>
      </w:r>
    </w:p>
    <w:p w14:paraId="57A779B7" w14:textId="60D25E19" w:rsidR="00316CDC" w:rsidRDefault="006C1D7B" w:rsidP="004612FE">
      <w:pPr>
        <w:widowControl/>
        <w:spacing w:line="270" w:lineRule="atLeast"/>
        <w:jc w:val="left"/>
        <w:rPr>
          <w:rFonts w:ascii="����" w:eastAsia="宋体" w:hAnsi="����" w:cs="宋体" w:hint="eastAsia"/>
          <w:kern w:val="0"/>
          <w:sz w:val="20"/>
          <w:szCs w:val="20"/>
        </w:rPr>
      </w:pPr>
      <w:r>
        <w:rPr>
          <w:rFonts w:ascii="����" w:eastAsia="宋体" w:hAnsi="����" w:cs="宋体"/>
          <w:noProof/>
          <w:kern w:val="0"/>
          <w:sz w:val="20"/>
          <w:szCs w:val="20"/>
        </w:rPr>
        <w:drawing>
          <wp:inline distT="0" distB="0" distL="0" distR="0" wp14:anchorId="4E437D6E" wp14:editId="68B0C715">
            <wp:extent cx="5262245" cy="44538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2245" cy="4453890"/>
                    </a:xfrm>
                    <a:prstGeom prst="rect">
                      <a:avLst/>
                    </a:prstGeom>
                    <a:noFill/>
                    <a:ln>
                      <a:noFill/>
                    </a:ln>
                  </pic:spPr>
                </pic:pic>
              </a:graphicData>
            </a:graphic>
          </wp:inline>
        </w:drawing>
      </w:r>
    </w:p>
    <w:p w14:paraId="4A2A42F0" w14:textId="58D6BE70" w:rsidR="00EE3A43" w:rsidRPr="002F4833" w:rsidRDefault="00EE3A43" w:rsidP="00EE3A43">
      <w:pPr>
        <w:widowControl/>
        <w:spacing w:line="270" w:lineRule="atLeast"/>
        <w:ind w:firstLine="405"/>
        <w:jc w:val="center"/>
        <w:rPr>
          <w:rFonts w:ascii="宋体" w:eastAsia="宋体" w:hAnsi="宋体"/>
          <w:color w:val="333333"/>
          <w:sz w:val="20"/>
          <w:szCs w:val="20"/>
        </w:rPr>
      </w:pPr>
      <w:r w:rsidRPr="002F4833">
        <w:rPr>
          <w:rFonts w:ascii="宋体" w:eastAsia="宋体" w:hAnsi="宋体" w:hint="eastAsia"/>
          <w:color w:val="333333"/>
          <w:sz w:val="20"/>
          <w:szCs w:val="20"/>
        </w:rPr>
        <w:t>图</w:t>
      </w:r>
      <w:r>
        <w:rPr>
          <w:rFonts w:ascii="宋体" w:eastAsia="宋体" w:hAnsi="宋体" w:hint="eastAsia"/>
          <w:color w:val="333333"/>
          <w:sz w:val="20"/>
          <w:szCs w:val="20"/>
        </w:rPr>
        <w:t>2</w:t>
      </w:r>
      <w:r w:rsidRPr="002F4833">
        <w:rPr>
          <w:rFonts w:ascii="宋体" w:eastAsia="宋体" w:hAnsi="宋体"/>
          <w:color w:val="333333"/>
          <w:sz w:val="20"/>
          <w:szCs w:val="20"/>
        </w:rPr>
        <w:t xml:space="preserve"> </w:t>
      </w:r>
      <w:r w:rsidR="006C1D7B">
        <w:rPr>
          <w:rFonts w:ascii="宋体" w:eastAsia="宋体" w:hAnsi="宋体" w:hint="eastAsia"/>
          <w:color w:val="333333"/>
          <w:sz w:val="20"/>
          <w:szCs w:val="20"/>
        </w:rPr>
        <w:t>静态色度标定(左)；动态色度标定(右)</w:t>
      </w:r>
    </w:p>
    <w:p w14:paraId="3D5CFBC2" w14:textId="57C098C7" w:rsidR="006B1F7B" w:rsidRPr="005A6312" w:rsidRDefault="00EE3A43" w:rsidP="005A6312">
      <w:pPr>
        <w:jc w:val="center"/>
        <w:rPr>
          <w:ins w:id="29" w:author="dell" w:date="2021-12-16T17:43:00Z"/>
          <w:rFonts w:ascii="MicrosoftYaHei" w:hAnsi="MicrosoftYaHei" w:hint="eastAsia"/>
          <w:color w:val="333333"/>
          <w:sz w:val="20"/>
          <w:szCs w:val="20"/>
        </w:rPr>
      </w:pPr>
      <w:r>
        <w:rPr>
          <w:rFonts w:ascii="MicrosoftYaHei" w:hAnsi="MicrosoftYaHei" w:hint="eastAsia"/>
          <w:color w:val="333333"/>
          <w:sz w:val="20"/>
          <w:szCs w:val="20"/>
        </w:rPr>
        <w:t>Fig.</w:t>
      </w:r>
      <w:r>
        <w:rPr>
          <w:rFonts w:ascii="MicrosoftYaHei" w:hAnsi="MicrosoftYaHei"/>
          <w:color w:val="333333"/>
          <w:sz w:val="20"/>
          <w:szCs w:val="20"/>
        </w:rPr>
        <w:t xml:space="preserve">1 </w:t>
      </w:r>
      <w:r w:rsidR="006C1D7B" w:rsidRPr="006C1D7B">
        <w:rPr>
          <w:rFonts w:ascii="MicrosoftYaHei" w:hAnsi="MicrosoftYaHei"/>
          <w:color w:val="333333"/>
          <w:sz w:val="20"/>
          <w:szCs w:val="20"/>
        </w:rPr>
        <w:t>Static chromaticity calibration (left); Dynamic chromaticity calibration (right)</w:t>
      </w:r>
    </w:p>
    <w:p w14:paraId="1E463708" w14:textId="77777777" w:rsidR="004612FE" w:rsidRDefault="004612FE" w:rsidP="004612FE">
      <w:pPr>
        <w:widowControl/>
        <w:spacing w:before="100" w:beforeAutospacing="1" w:after="100" w:afterAutospacing="1" w:line="293" w:lineRule="atLeast"/>
        <w:ind w:firstLine="420"/>
        <w:jc w:val="left"/>
        <w:rPr>
          <w:rFonts w:ascii="����" w:eastAsia="宋体" w:hAnsi="����" w:cs="宋体" w:hint="eastAsia"/>
          <w:kern w:val="0"/>
          <w:sz w:val="27"/>
          <w:szCs w:val="27"/>
        </w:rPr>
      </w:pPr>
      <w:r>
        <w:rPr>
          <w:rFonts w:ascii="����" w:eastAsia="宋体" w:hAnsi="����" w:cs="宋体" w:hint="eastAsia"/>
          <w:kern w:val="0"/>
          <w:sz w:val="27"/>
          <w:szCs w:val="27"/>
        </w:rPr>
        <w:t>3</w:t>
      </w:r>
      <w:r>
        <w:rPr>
          <w:rFonts w:ascii="����" w:eastAsia="宋体" w:hAnsi="����" w:cs="宋体"/>
          <w:kern w:val="0"/>
          <w:sz w:val="27"/>
          <w:szCs w:val="27"/>
        </w:rPr>
        <w:t xml:space="preserve"> </w:t>
      </w:r>
      <w:r>
        <w:rPr>
          <w:rFonts w:ascii="����" w:eastAsia="宋体" w:hAnsi="����" w:cs="宋体" w:hint="eastAsia"/>
          <w:kern w:val="0"/>
          <w:sz w:val="27"/>
          <w:szCs w:val="27"/>
        </w:rPr>
        <w:t>动态色度标定的改进方案</w:t>
      </w:r>
    </w:p>
    <w:p w14:paraId="7F01340D" w14:textId="35B21B32" w:rsidR="004612FE" w:rsidRDefault="004612FE" w:rsidP="004612FE">
      <w:pPr>
        <w:widowControl/>
        <w:spacing w:line="270" w:lineRule="atLeast"/>
        <w:ind w:firstLine="405"/>
        <w:jc w:val="left"/>
        <w:rPr>
          <w:rFonts w:ascii="����" w:eastAsia="宋体" w:hAnsi="����" w:cs="宋体" w:hint="eastAsia"/>
          <w:kern w:val="0"/>
          <w:sz w:val="20"/>
          <w:szCs w:val="20"/>
        </w:rPr>
      </w:pPr>
      <w:r w:rsidRPr="00976B21">
        <w:rPr>
          <w:rFonts w:ascii="����" w:eastAsia="宋体" w:hAnsi="����" w:cs="宋体" w:hint="eastAsia"/>
          <w:kern w:val="0"/>
          <w:sz w:val="20"/>
          <w:szCs w:val="20"/>
        </w:rPr>
        <w:t>在两个相邻窗的边界，两个窗的</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max</m:t>
            </m:r>
          </m:sub>
        </m:sSub>
      </m:oMath>
      <w:r w:rsidRPr="00976B21">
        <w:rPr>
          <w:rFonts w:ascii="����" w:eastAsia="宋体" w:hAnsi="����" w:cs="宋体"/>
          <w:kern w:val="0"/>
          <w:sz w:val="20"/>
          <w:szCs w:val="20"/>
        </w:rPr>
        <w:t>和</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min</m:t>
            </m:r>
          </m:sub>
        </m:sSub>
      </m:oMath>
      <w:r w:rsidRPr="00976B21">
        <w:rPr>
          <w:rFonts w:ascii="����" w:eastAsia="宋体" w:hAnsi="����" w:cs="宋体"/>
          <w:kern w:val="0"/>
          <w:sz w:val="20"/>
          <w:szCs w:val="20"/>
        </w:rPr>
        <w:t>相差较大时，由式</w:t>
      </w:r>
      <w:r w:rsidRPr="00976B21">
        <w:rPr>
          <w:rFonts w:ascii="����" w:eastAsia="宋体" w:hAnsi="����" w:cs="宋体"/>
          <w:kern w:val="0"/>
          <w:sz w:val="20"/>
          <w:szCs w:val="20"/>
        </w:rPr>
        <w:t>(2)</w:t>
      </w:r>
      <w:r w:rsidRPr="00976B21">
        <w:rPr>
          <w:rFonts w:ascii="����" w:eastAsia="宋体" w:hAnsi="����" w:cs="宋体"/>
          <w:kern w:val="0"/>
          <w:sz w:val="20"/>
          <w:szCs w:val="20"/>
        </w:rPr>
        <w:t>与式</w:t>
      </w:r>
      <w:r w:rsidRPr="00976B21">
        <w:rPr>
          <w:rFonts w:ascii="����" w:eastAsia="宋体" w:hAnsi="����" w:cs="宋体"/>
          <w:kern w:val="0"/>
          <w:sz w:val="20"/>
          <w:szCs w:val="20"/>
        </w:rPr>
        <w:t>(3)</w:t>
      </w:r>
      <w:r w:rsidRPr="00976B21">
        <w:rPr>
          <w:rFonts w:ascii="����" w:eastAsia="宋体" w:hAnsi="����" w:cs="宋体"/>
          <w:kern w:val="0"/>
          <w:sz w:val="20"/>
          <w:szCs w:val="20"/>
        </w:rPr>
        <w:t>计算得到的</w:t>
      </w:r>
      <w:r w:rsidRPr="00976B21">
        <w:rPr>
          <w:rFonts w:ascii="����" w:eastAsia="宋体" w:hAnsi="����" w:cs="宋体"/>
          <w:kern w:val="0"/>
          <w:sz w:val="20"/>
          <w:szCs w:val="20"/>
        </w:rPr>
        <w:t>S</w:t>
      </w:r>
      <w:r w:rsidRPr="00976B21">
        <w:rPr>
          <w:rFonts w:ascii="����" w:eastAsia="宋体" w:hAnsi="����" w:cs="宋体"/>
          <w:kern w:val="0"/>
          <w:sz w:val="20"/>
          <w:szCs w:val="20"/>
        </w:rPr>
        <w:t>和</w:t>
      </w:r>
      <m:oMath>
        <m:sSub>
          <m:sSubPr>
            <m:ctrlPr>
              <w:rPr>
                <w:rFonts w:ascii="Cambria Math" w:eastAsia="宋体" w:hAnsi="Cambria Math" w:cs="宋体"/>
                <w:i/>
                <w:kern w:val="0"/>
                <w:sz w:val="20"/>
                <w:szCs w:val="20"/>
              </w:rPr>
            </m:ctrlPr>
          </m:sSubPr>
          <m:e>
            <m:r>
              <w:rPr>
                <w:rFonts w:ascii="Cambria Math" w:eastAsia="宋体" w:hAnsi="Cambria Math" w:cs="宋体"/>
                <w:kern w:val="0"/>
                <w:sz w:val="20"/>
                <w:szCs w:val="20"/>
              </w:rPr>
              <m:t>V</m:t>
            </m:r>
          </m:e>
          <m:sub>
            <m:r>
              <w:rPr>
                <w:rFonts w:ascii="Cambria Math" w:eastAsia="宋体" w:hAnsi="Cambria Math" w:cs="宋体"/>
                <w:kern w:val="0"/>
                <w:sz w:val="20"/>
                <w:szCs w:val="20"/>
              </w:rPr>
              <m:t>offset</m:t>
            </m:r>
          </m:sub>
        </m:sSub>
      </m:oMath>
      <w:r w:rsidRPr="00976B21">
        <w:rPr>
          <w:rFonts w:ascii="����" w:eastAsia="宋体" w:hAnsi="����" w:cs="宋体"/>
          <w:kern w:val="0"/>
          <w:sz w:val="20"/>
          <w:szCs w:val="20"/>
        </w:rPr>
        <w:t>也存在较大差异</w:t>
      </w:r>
      <w:r>
        <w:rPr>
          <w:rFonts w:ascii="����" w:eastAsia="宋体" w:hAnsi="����" w:cs="宋体" w:hint="eastAsia"/>
          <w:kern w:val="0"/>
          <w:sz w:val="20"/>
          <w:szCs w:val="20"/>
        </w:rPr>
        <w:t>，如图</w:t>
      </w:r>
      <w:r w:rsidR="00156DC6">
        <w:rPr>
          <w:rFonts w:ascii="����" w:eastAsia="宋体" w:hAnsi="����" w:cs="宋体" w:hint="eastAsia"/>
          <w:kern w:val="0"/>
          <w:sz w:val="20"/>
          <w:szCs w:val="20"/>
        </w:rPr>
        <w:t>3</w:t>
      </w:r>
      <w:r>
        <w:rPr>
          <w:rFonts w:ascii="����" w:eastAsia="宋体" w:hAnsi="����" w:cs="宋体" w:hint="eastAsia"/>
          <w:kern w:val="0"/>
          <w:sz w:val="20"/>
          <w:szCs w:val="20"/>
        </w:rPr>
        <w:t>所示</w:t>
      </w:r>
      <w:r w:rsidRPr="00976B21">
        <w:rPr>
          <w:rFonts w:ascii="����" w:eastAsia="宋体" w:hAnsi="����" w:cs="宋体"/>
          <w:kern w:val="0"/>
          <w:sz w:val="20"/>
          <w:szCs w:val="20"/>
        </w:rPr>
        <w:t>，因此测井数据在两个窗边界处的色度标定结果</w:t>
      </w:r>
      <w:r>
        <w:rPr>
          <w:rFonts w:ascii="����" w:eastAsia="宋体" w:hAnsi="����" w:cs="宋体" w:hint="eastAsia"/>
          <w:kern w:val="0"/>
          <w:sz w:val="20"/>
          <w:szCs w:val="20"/>
        </w:rPr>
        <w:t>也</w:t>
      </w:r>
      <w:r w:rsidRPr="00976B21">
        <w:rPr>
          <w:rFonts w:ascii="����" w:eastAsia="宋体" w:hAnsi="����" w:cs="宋体"/>
          <w:kern w:val="0"/>
          <w:sz w:val="20"/>
          <w:szCs w:val="20"/>
        </w:rPr>
        <w:t>会产生</w:t>
      </w:r>
      <w:r w:rsidRPr="00976B21">
        <w:rPr>
          <w:rFonts w:ascii="����" w:eastAsia="宋体" w:hAnsi="����" w:cs="宋体"/>
          <w:kern w:val="0"/>
          <w:sz w:val="20"/>
          <w:szCs w:val="20"/>
        </w:rPr>
        <w:lastRenderedPageBreak/>
        <w:t>突变，由此形成断层。对于这种情况，我们需要对动态色度标定进行一些改进来消除断层。这里我们提出了几种与自适</w:t>
      </w:r>
      <w:r w:rsidR="007320B7">
        <w:rPr>
          <w:rFonts w:ascii="����" w:eastAsia="宋体" w:hAnsi="����" w:cs="宋体" w:hint="eastAsia"/>
          <w:kern w:val="0"/>
          <w:sz w:val="20"/>
          <w:szCs w:val="20"/>
        </w:rPr>
        <w:t>应</w:t>
      </w:r>
      <w:r w:rsidRPr="00976B21">
        <w:rPr>
          <w:rFonts w:ascii="����" w:eastAsia="宋体" w:hAnsi="����" w:cs="宋体"/>
          <w:kern w:val="0"/>
          <w:sz w:val="20"/>
          <w:szCs w:val="20"/>
        </w:rPr>
        <w:t>窗长法不同的方法来减弱其产生的断层现象</w:t>
      </w:r>
      <w:r>
        <w:rPr>
          <w:rFonts w:ascii="����" w:eastAsia="宋体" w:hAnsi="����" w:cs="宋体" w:hint="eastAsia"/>
          <w:kern w:val="0"/>
          <w:sz w:val="20"/>
          <w:szCs w:val="20"/>
        </w:rPr>
        <w:t>。</w:t>
      </w:r>
      <w:r w:rsidR="00996933">
        <w:rPr>
          <w:rFonts w:ascii="����" w:eastAsia="宋体" w:hAnsi="����" w:cs="宋体"/>
          <w:noProof/>
          <w:kern w:val="0"/>
          <w:sz w:val="20"/>
          <w:szCs w:val="20"/>
        </w:rPr>
        <w:drawing>
          <wp:inline distT="0" distB="0" distL="0" distR="0" wp14:anchorId="168ED4E9" wp14:editId="4F4758CD">
            <wp:extent cx="5268595" cy="1344295"/>
            <wp:effectExtent l="0" t="0" r="825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8595" cy="1344295"/>
                    </a:xfrm>
                    <a:prstGeom prst="rect">
                      <a:avLst/>
                    </a:prstGeom>
                    <a:noFill/>
                    <a:ln>
                      <a:noFill/>
                    </a:ln>
                  </pic:spPr>
                </pic:pic>
              </a:graphicData>
            </a:graphic>
          </wp:inline>
        </w:drawing>
      </w:r>
    </w:p>
    <w:p w14:paraId="336CBAD2" w14:textId="227283F9" w:rsidR="00996933" w:rsidRPr="00996933" w:rsidRDefault="00996933" w:rsidP="00996933">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3</w:t>
      </w:r>
      <w:r w:rsidRPr="00996933">
        <w:rPr>
          <w:rFonts w:ascii="宋体" w:eastAsia="宋体" w:hAnsi="宋体"/>
          <w:color w:val="333333"/>
          <w:sz w:val="20"/>
          <w:szCs w:val="20"/>
        </w:rPr>
        <w:t xml:space="preserve"> </w:t>
      </w:r>
      <w:r w:rsidR="00B15EF8">
        <w:rPr>
          <w:rFonts w:ascii="宋体" w:eastAsia="宋体" w:hAnsi="宋体" w:hint="eastAsia"/>
          <w:color w:val="333333"/>
          <w:sz w:val="20"/>
          <w:szCs w:val="20"/>
        </w:rPr>
        <w:t>经典动态色度标定下</w:t>
      </w:r>
      <w:r>
        <w:rPr>
          <w:rFonts w:ascii="宋体" w:eastAsia="宋体" w:hAnsi="宋体" w:hint="eastAsia"/>
          <w:color w:val="333333"/>
          <w:sz w:val="20"/>
          <w:szCs w:val="20"/>
        </w:rPr>
        <w:t>各深度点的标定参数</w:t>
      </w:r>
    </w:p>
    <w:p w14:paraId="7EACEC14" w14:textId="628EF0C2" w:rsidR="00996933" w:rsidRDefault="00996933" w:rsidP="00996933">
      <w:pPr>
        <w:widowControl/>
        <w:spacing w:line="270" w:lineRule="atLeast"/>
        <w:ind w:firstLine="405"/>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4D47F5">
        <w:rPr>
          <w:rFonts w:ascii="MicrosoftYaHei" w:hAnsi="MicrosoftYaHei" w:hint="eastAsia"/>
          <w:color w:val="333333"/>
          <w:sz w:val="20"/>
          <w:szCs w:val="20"/>
        </w:rPr>
        <w:t>2</w:t>
      </w:r>
      <w:r>
        <w:rPr>
          <w:rFonts w:ascii="MicrosoftYaHei" w:hAnsi="MicrosoftYaHei"/>
          <w:color w:val="333333"/>
          <w:sz w:val="20"/>
          <w:szCs w:val="20"/>
        </w:rPr>
        <w:t xml:space="preserve"> </w:t>
      </w:r>
      <w:r w:rsidR="00B15EF8" w:rsidRPr="00B15EF8">
        <w:rPr>
          <w:rFonts w:ascii="MicrosoftYaHei" w:hAnsi="MicrosoftYaHei"/>
          <w:color w:val="333333"/>
          <w:sz w:val="20"/>
          <w:szCs w:val="20"/>
        </w:rPr>
        <w:t>Calibration parameters of each depth point under classical dynamic chromaticity calibration</w:t>
      </w:r>
    </w:p>
    <w:p w14:paraId="21876C98" w14:textId="77777777" w:rsidR="00996933" w:rsidRPr="00BD31A0" w:rsidRDefault="00996933" w:rsidP="00996933">
      <w:pPr>
        <w:widowControl/>
        <w:spacing w:line="270" w:lineRule="atLeast"/>
        <w:jc w:val="left"/>
        <w:rPr>
          <w:rFonts w:ascii="����" w:eastAsia="宋体" w:hAnsi="����" w:cs="宋体" w:hint="eastAsia"/>
          <w:b/>
          <w:bCs/>
          <w:kern w:val="0"/>
          <w:sz w:val="27"/>
          <w:szCs w:val="27"/>
        </w:rPr>
      </w:pPr>
      <w:bookmarkStart w:id="30" w:name="_Hlk90370842"/>
      <w:r>
        <w:rPr>
          <w:rFonts w:ascii="����" w:eastAsia="宋体" w:hAnsi="����" w:cs="宋体" w:hint="eastAsia"/>
          <w:b/>
          <w:bCs/>
          <w:kern w:val="0"/>
          <w:sz w:val="27"/>
          <w:szCs w:val="27"/>
        </w:rPr>
        <w:t>3</w:t>
      </w:r>
      <w:r w:rsidRPr="006F02C3">
        <w:rPr>
          <w:rFonts w:ascii="����" w:eastAsia="宋体" w:hAnsi="����" w:cs="宋体"/>
          <w:b/>
          <w:bCs/>
          <w:kern w:val="0"/>
          <w:sz w:val="27"/>
          <w:szCs w:val="27"/>
        </w:rPr>
        <w:t>.1 </w:t>
      </w:r>
      <w:r>
        <w:rPr>
          <w:rFonts w:ascii="����" w:eastAsia="宋体" w:hAnsi="����" w:cs="宋体" w:hint="eastAsia"/>
          <w:b/>
          <w:bCs/>
          <w:kern w:val="0"/>
          <w:sz w:val="27"/>
          <w:szCs w:val="27"/>
        </w:rPr>
        <w:t>平均值法</w:t>
      </w:r>
    </w:p>
    <w:bookmarkEnd w:id="30"/>
    <w:p w14:paraId="635DD411" w14:textId="77777777" w:rsidR="00996933" w:rsidRDefault="00996933" w:rsidP="00996933">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1</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4C72E431" w14:textId="639103F8" w:rsidR="00D906B7" w:rsidRDefault="00996933" w:rsidP="00D906B7">
      <w:pPr>
        <w:widowControl/>
        <w:spacing w:line="270" w:lineRule="atLeast"/>
        <w:ind w:firstLine="405"/>
        <w:jc w:val="left"/>
        <w:rPr>
          <w:rFonts w:ascii="����" w:eastAsia="宋体" w:hAnsi="����" w:cs="宋体" w:hint="eastAsia"/>
          <w:kern w:val="0"/>
          <w:sz w:val="20"/>
          <w:szCs w:val="20"/>
        </w:rPr>
      </w:pPr>
      <w:r w:rsidRPr="007F6A02">
        <w:rPr>
          <w:rFonts w:ascii="����" w:eastAsia="宋体" w:hAnsi="����" w:cs="宋体" w:hint="eastAsia"/>
          <w:kern w:val="0"/>
          <w:sz w:val="20"/>
          <w:szCs w:val="20"/>
        </w:rPr>
        <w:t>平均值法与经典的动态色度标定法类似，首先选取一个滑动窗长，不断移动窗口并在窗口中进行静态色度标定。与之不同之处在于，平均值法一般选取窗长</w:t>
      </w:r>
      <w:r w:rsidRPr="007F6A02">
        <w:rPr>
          <w:rFonts w:ascii="����" w:eastAsia="宋体" w:hAnsi="����" w:cs="宋体"/>
          <w:kern w:val="0"/>
          <w:sz w:val="20"/>
          <w:szCs w:val="20"/>
        </w:rPr>
        <w:t>1/5</w:t>
      </w:r>
      <w:r w:rsidRPr="007F6A02">
        <w:rPr>
          <w:rFonts w:ascii="����" w:eastAsia="宋体" w:hAnsi="����" w:cs="宋体"/>
          <w:kern w:val="0"/>
          <w:sz w:val="20"/>
          <w:szCs w:val="20"/>
        </w:rPr>
        <w:t>为滑动步长，滑动处理完整个井段数据后，每段数据都经历了五次静态色度标定（开始部分和结束部分少于</w:t>
      </w:r>
      <w:r w:rsidRPr="007F6A02">
        <w:rPr>
          <w:rFonts w:ascii="����" w:eastAsia="宋体" w:hAnsi="����" w:cs="宋体"/>
          <w:kern w:val="0"/>
          <w:sz w:val="20"/>
          <w:szCs w:val="20"/>
        </w:rPr>
        <w:t>5</w:t>
      </w:r>
      <w:r w:rsidRPr="007F6A02">
        <w:rPr>
          <w:rFonts w:ascii="����" w:eastAsia="宋体" w:hAnsi="����" w:cs="宋体"/>
          <w:kern w:val="0"/>
          <w:sz w:val="20"/>
          <w:szCs w:val="20"/>
        </w:rPr>
        <w:t>次），最终结果由这段数据所有静态色度标定的加权平均值决定</w:t>
      </w:r>
      <w:r w:rsidR="004D47F5">
        <w:rPr>
          <w:rFonts w:ascii="����" w:eastAsia="宋体" w:hAnsi="����" w:cs="宋体" w:hint="eastAsia"/>
          <w:kern w:val="0"/>
          <w:sz w:val="20"/>
          <w:szCs w:val="20"/>
        </w:rPr>
        <w:t>，处理结果如图</w:t>
      </w:r>
      <w:r w:rsidR="008567D9">
        <w:rPr>
          <w:rFonts w:ascii="����" w:eastAsia="宋体" w:hAnsi="����" w:cs="宋体" w:hint="eastAsia"/>
          <w:kern w:val="0"/>
          <w:sz w:val="20"/>
          <w:szCs w:val="20"/>
        </w:rPr>
        <w:t>5</w:t>
      </w:r>
      <w:r w:rsidR="004D47F5">
        <w:rPr>
          <w:rFonts w:ascii="����" w:eastAsia="宋体" w:hAnsi="����" w:cs="宋体" w:hint="eastAsia"/>
          <w:kern w:val="0"/>
          <w:sz w:val="20"/>
          <w:szCs w:val="20"/>
        </w:rPr>
        <w:t>所示</w:t>
      </w:r>
      <w:r w:rsidRPr="007F6A02">
        <w:rPr>
          <w:rFonts w:ascii="����" w:eastAsia="宋体" w:hAnsi="����" w:cs="宋体"/>
          <w:kern w:val="0"/>
          <w:sz w:val="20"/>
          <w:szCs w:val="20"/>
        </w:rPr>
        <w:t>。</w:t>
      </w:r>
    </w:p>
    <w:p w14:paraId="79E1DCA9" w14:textId="4D523C6D" w:rsidR="00996933" w:rsidRPr="008567D9" w:rsidRDefault="00916256" w:rsidP="00D906B7">
      <w:pPr>
        <w:widowControl/>
        <w:spacing w:line="270" w:lineRule="atLeast"/>
        <w:ind w:firstLine="405"/>
        <w:jc w:val="center"/>
        <w:rPr>
          <w:rFonts w:ascii="����" w:eastAsia="宋体" w:hAnsi="����" w:cs="宋体" w:hint="eastAsia"/>
          <w:kern w:val="0"/>
          <w:sz w:val="20"/>
          <w:szCs w:val="20"/>
        </w:rPr>
      </w:pPr>
      <m:oMathPara>
        <m:oMath>
          <m:eqArr>
            <m:eqArrPr>
              <m:maxDist m:val="1"/>
              <m:ctrlPr>
                <w:rPr>
                  <w:rFonts w:ascii="Cambria Math" w:eastAsia="宋体" w:hAnsi="Cambria Math" w:cs="宋体"/>
                  <w:i/>
                  <w:kern w:val="0"/>
                  <w:sz w:val="20"/>
                  <w:szCs w:val="20"/>
                </w:rPr>
              </m:ctrlPr>
            </m:eqArrPr>
            <m:e>
              <m:m>
                <m:mPr>
                  <m:plcHide m:val="1"/>
                  <m:mcs>
                    <m:mc>
                      <m:mcPr>
                        <m:count m:val="1"/>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V</m:t>
                        </m:r>
                      </m:e>
                      <m:sub>
                        <m:r>
                          <w:rPr>
                            <w:rFonts w:ascii="Cambria Math" w:eastAsia="宋体" w:hAnsi="Cambria Math" w:cs="宋体"/>
                            <w:kern w:val="0"/>
                            <w:sz w:val="20"/>
                            <w:szCs w:val="20"/>
                          </w:rPr>
                          <m:t>result</m:t>
                        </m:r>
                      </m:sub>
                    </m:sSub>
                    <m:r>
                      <w:rPr>
                        <w:rFonts w:ascii="Cambria Math" w:eastAsia="宋体" w:hAnsi="Cambria Math" w:cs="宋体"/>
                        <w:kern w:val="0"/>
                        <w:sz w:val="20"/>
                        <w:szCs w:val="20"/>
                      </w:rPr>
                      <m:t>=</m:t>
                    </m:r>
                    <m:f>
                      <m:fPr>
                        <m:ctrlPr>
                          <w:rPr>
                            <w:rFonts w:ascii="Cambria Math" w:eastAsia="宋体" w:hAnsi="Cambria Math" w:cs="宋体"/>
                            <w:kern w:val="0"/>
                            <w:sz w:val="20"/>
                            <w:szCs w:val="20"/>
                          </w:rPr>
                        </m:ctrlPr>
                      </m:fPr>
                      <m:num>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1</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5</m:t>
                                      </m:r>
                                    </m:sub>
                                  </m:sSub>
                                </m:e>
                              </m:mr>
                            </m:m>
                          </m:e>
                        </m:d>
                        <m:r>
                          <w:rPr>
                            <w:rFonts w:ascii="Cambria Math" w:eastAsia="宋体" w:hAnsi="Cambria Math" w:cs="宋体"/>
                            <w:kern w:val="0"/>
                            <w:sz w:val="20"/>
                            <w:szCs w:val="20"/>
                          </w:rPr>
                          <m:t>⋅</m:t>
                        </m:r>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A</m:t>
                                      </m:r>
                                    </m:e>
                                    <m:sub>
                                      <m:r>
                                        <w:rPr>
                                          <w:rFonts w:ascii="Cambria Math" w:eastAsia="宋体" w:hAnsi="Cambria Math" w:cs="宋体"/>
                                          <w:kern w:val="0"/>
                                          <w:sz w:val="20"/>
                                          <w:szCs w:val="20"/>
                                        </w:rPr>
                                        <m:t>5</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B</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C</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D</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m:rPr>
                                          <m:sty m:val="bi"/>
                                        </m:rPr>
                                        <w:rPr>
                                          <w:rFonts w:ascii="Cambria Math" w:eastAsia="宋体" w:hAnsi="Cambria Math" w:cs="宋体"/>
                                          <w:kern w:val="0"/>
                                          <w:sz w:val="20"/>
                                          <w:szCs w:val="20"/>
                                        </w:rPr>
                                        <m:t>E</m:t>
                                      </m:r>
                                    </m:e>
                                    <m:sub>
                                      <m:r>
                                        <w:rPr>
                                          <w:rFonts w:ascii="Cambria Math" w:eastAsia="宋体" w:hAnsi="Cambria Math" w:cs="宋体"/>
                                          <w:kern w:val="0"/>
                                          <w:sz w:val="20"/>
                                          <w:szCs w:val="20"/>
                                        </w:rPr>
                                        <m:t>1</m:t>
                                      </m:r>
                                    </m:sub>
                                  </m:sSub>
                                </m:e>
                              </m:mr>
                            </m:m>
                          </m:e>
                        </m:d>
                      </m:num>
                      <m:den>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1</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2</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3</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4</m:t>
                                      </m:r>
                                    </m:sub>
                                  </m:sSub>
                                </m:e>
                                <m:e>
                                  <m:sSub>
                                    <m:sSubPr>
                                      <m:ctrlPr>
                                        <w:rPr>
                                          <w:rFonts w:ascii="Cambria Math" w:eastAsia="宋体" w:hAnsi="Cambria Math" w:cs="宋体"/>
                                          <w:kern w:val="0"/>
                                          <w:sz w:val="20"/>
                                          <w:szCs w:val="20"/>
                                        </w:rPr>
                                      </m:ctrlPr>
                                    </m:sSubPr>
                                    <m:e>
                                      <m:r>
                                        <w:rPr>
                                          <w:rFonts w:ascii="Cambria Math" w:eastAsia="宋体" w:hAnsi="Cambria Math" w:cs="宋体"/>
                                          <w:kern w:val="0"/>
                                          <w:sz w:val="20"/>
                                          <w:szCs w:val="20"/>
                                        </w:rPr>
                                        <m:t>w</m:t>
                                      </m:r>
                                    </m:e>
                                    <m:sub>
                                      <m:r>
                                        <w:rPr>
                                          <w:rFonts w:ascii="Cambria Math" w:eastAsia="宋体" w:hAnsi="Cambria Math" w:cs="宋体"/>
                                          <w:kern w:val="0"/>
                                          <w:sz w:val="20"/>
                                          <w:szCs w:val="20"/>
                                        </w:rPr>
                                        <m:t>5</m:t>
                                      </m:r>
                                    </m:sub>
                                  </m:sSub>
                                </m:e>
                              </m:mr>
                            </m:m>
                          </m:e>
                        </m:d>
                        <m:r>
                          <w:rPr>
                            <w:rFonts w:ascii="Cambria Math" w:eastAsia="宋体" w:hAnsi="Cambria Math" w:cs="宋体"/>
                            <w:kern w:val="0"/>
                            <w:sz w:val="20"/>
                            <w:szCs w:val="20"/>
                          </w:rPr>
                          <m:t>⋅</m:t>
                        </m:r>
                        <m:d>
                          <m:dPr>
                            <m:begChr m:val="["/>
                            <m:endChr m:val="]"/>
                            <m:ctrlPr>
                              <w:rPr>
                                <w:rFonts w:ascii="Cambria Math" w:eastAsia="宋体" w:hAnsi="Cambria Math" w:cs="宋体"/>
                                <w:i/>
                                <w:kern w:val="0"/>
                                <w:sz w:val="20"/>
                                <w:szCs w:val="20"/>
                              </w:rPr>
                            </m:ctrlPr>
                          </m:dPr>
                          <m:e>
                            <m:m>
                              <m:mPr>
                                <m:plcHide m:val="1"/>
                                <m:mcs>
                                  <m:mc>
                                    <m:mcPr>
                                      <m:count m:val="5"/>
                                      <m:mcJc m:val="center"/>
                                    </m:mcPr>
                                  </m:mc>
                                </m:mcs>
                                <m:ctrlPr>
                                  <w:rPr>
                                    <w:rFonts w:ascii="Cambria Math" w:eastAsia="宋体" w:hAnsi="Cambria Math" w:cs="宋体"/>
                                    <w:kern w:val="0"/>
                                    <w:sz w:val="20"/>
                                    <w:szCs w:val="20"/>
                                  </w:rPr>
                                </m:ctrlPr>
                              </m:mPr>
                              <m:mr>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e>
                                  <m:r>
                                    <w:rPr>
                                      <w:rFonts w:ascii="Cambria Math" w:eastAsia="宋体" w:hAnsi="Cambria Math" w:cs="宋体"/>
                                      <w:kern w:val="0"/>
                                      <w:sz w:val="20"/>
                                      <w:szCs w:val="20"/>
                                    </w:rPr>
                                    <m:t>1</m:t>
                                  </m:r>
                                </m:e>
                              </m:mr>
                            </m:m>
                          </m:e>
                        </m:d>
                      </m:den>
                    </m:f>
                  </m:e>
                </m:mr>
              </m:m>
              <m:r>
                <w:rPr>
                  <w:rFonts w:ascii="Cambria Math" w:eastAsia="宋体" w:hAnsi="Cambria Math" w:cs="宋体"/>
                  <w:kern w:val="0"/>
                  <w:sz w:val="20"/>
                  <w:szCs w:val="20"/>
                </w:rPr>
                <m:t>#</m:t>
              </m:r>
              <m:d>
                <m:dPr>
                  <m:ctrlPr>
                    <w:rPr>
                      <w:rFonts w:ascii="Cambria Math" w:eastAsia="宋体" w:hAnsi="Cambria Math" w:cs="宋体"/>
                      <w:i/>
                      <w:kern w:val="0"/>
                      <w:sz w:val="20"/>
                      <w:szCs w:val="20"/>
                    </w:rPr>
                  </m:ctrlPr>
                </m:dPr>
                <m:e>
                  <m:r>
                    <w:rPr>
                      <w:rFonts w:ascii="Cambria Math" w:eastAsia="宋体" w:hAnsi="Cambria Math" w:cs="宋体"/>
                      <w:kern w:val="0"/>
                      <w:sz w:val="20"/>
                      <w:szCs w:val="20"/>
                    </w:rPr>
                    <m:t>4</m:t>
                  </m:r>
                </m:e>
              </m:d>
            </m:e>
          </m:eqArr>
        </m:oMath>
      </m:oMathPara>
    </w:p>
    <w:p w14:paraId="531A65F3" w14:textId="05054698" w:rsidR="003B2FF8" w:rsidRPr="003B2FF8" w:rsidRDefault="003B2FF8" w:rsidP="003B2FF8">
      <w:pPr>
        <w:widowControl/>
        <w:spacing w:line="270" w:lineRule="atLeast"/>
        <w:jc w:val="left"/>
        <w:rPr>
          <w:rFonts w:ascii="����" w:eastAsia="宋体" w:hAnsi="����" w:cs="宋体" w:hint="eastAsia"/>
          <w:kern w:val="0"/>
          <w:sz w:val="20"/>
          <w:szCs w:val="20"/>
        </w:rPr>
      </w:pPr>
      <w:r>
        <w:rPr>
          <w:rFonts w:ascii="����" w:eastAsia="宋体" w:hAnsi="����" w:cs="宋体"/>
          <w:kern w:val="0"/>
          <w:sz w:val="20"/>
          <w:szCs w:val="20"/>
        </w:rPr>
        <w:tab/>
      </w:r>
      <w:r w:rsidRPr="007F6A02">
        <w:rPr>
          <w:rFonts w:ascii="����" w:eastAsia="宋体" w:hAnsi="����" w:cs="宋体" w:hint="eastAsia"/>
          <w:kern w:val="0"/>
          <w:sz w:val="20"/>
          <w:szCs w:val="20"/>
        </w:rPr>
        <w:t>表</w:t>
      </w:r>
      <w:r>
        <w:rPr>
          <w:rFonts w:ascii="����" w:eastAsia="宋体" w:hAnsi="����" w:cs="宋体" w:hint="eastAsia"/>
          <w:kern w:val="0"/>
          <w:sz w:val="20"/>
          <w:szCs w:val="20"/>
        </w:rPr>
        <w:t>1</w:t>
      </w:r>
      <w:r w:rsidRPr="007F6A02">
        <w:rPr>
          <w:rFonts w:ascii="����" w:eastAsia="宋体" w:hAnsi="����" w:cs="宋体" w:hint="eastAsia"/>
          <w:kern w:val="0"/>
          <w:sz w:val="20"/>
          <w:szCs w:val="20"/>
        </w:rPr>
        <w:t>是对于每次平均值法色度标定的示意，每</w:t>
      </w:r>
      <w:r w:rsidRPr="007F6A02">
        <w:rPr>
          <w:rFonts w:ascii="����" w:eastAsia="宋体" w:hAnsi="����" w:cs="宋体"/>
          <w:kern w:val="0"/>
          <w:sz w:val="20"/>
          <w:szCs w:val="20"/>
        </w:rPr>
        <w:t>1/5</w:t>
      </w:r>
      <w:r w:rsidRPr="007F6A02">
        <w:rPr>
          <w:rFonts w:ascii="����" w:eastAsia="宋体" w:hAnsi="����" w:cs="宋体"/>
          <w:kern w:val="0"/>
          <w:sz w:val="20"/>
          <w:szCs w:val="20"/>
        </w:rPr>
        <w:t>窗长的数据称为一个数据块，每次色度标定将会选取连续的</w:t>
      </w:r>
      <w:r w:rsidRPr="007F6A02">
        <w:rPr>
          <w:rFonts w:ascii="����" w:eastAsia="宋体" w:hAnsi="����" w:cs="宋体"/>
          <w:kern w:val="0"/>
          <w:sz w:val="20"/>
          <w:szCs w:val="20"/>
        </w:rPr>
        <w:t>5</w:t>
      </w:r>
      <w:r w:rsidRPr="007F6A02">
        <w:rPr>
          <w:rFonts w:ascii="����" w:eastAsia="宋体" w:hAnsi="����" w:cs="宋体"/>
          <w:kern w:val="0"/>
          <w:sz w:val="20"/>
          <w:szCs w:val="20"/>
        </w:rPr>
        <w:t>个数据块进行静态色度标定，每一的静态色度标定用大写字母表示，数字下标表示结果是当前静态色度标定的第几个数据块的结果。</w:t>
      </w:r>
      <w:r w:rsidRPr="00296DB3">
        <w:rPr>
          <w:rFonts w:ascii="����" w:eastAsia="宋体" w:hAnsi="����" w:cs="宋体" w:hint="eastAsia"/>
          <w:kern w:val="0"/>
          <w:sz w:val="20"/>
          <w:szCs w:val="20"/>
        </w:rPr>
        <w:t>对于第五个测井数据块的标定结果由公式</w:t>
      </w:r>
      <w:r>
        <w:rPr>
          <w:rFonts w:ascii="����" w:eastAsia="宋体" w:hAnsi="����" w:cs="宋体" w:hint="eastAsia"/>
          <w:kern w:val="0"/>
          <w:sz w:val="20"/>
          <w:szCs w:val="20"/>
        </w:rPr>
        <w:t>(</w:t>
      </w:r>
      <w:r>
        <w:rPr>
          <w:rFonts w:ascii="����" w:eastAsia="宋体" w:hAnsi="����" w:cs="宋体"/>
          <w:kern w:val="0"/>
          <w:sz w:val="20"/>
          <w:szCs w:val="20"/>
        </w:rPr>
        <w:t>4)</w:t>
      </w:r>
      <w:r w:rsidRPr="00296DB3">
        <w:rPr>
          <w:rFonts w:ascii="����" w:eastAsia="宋体" w:hAnsi="����" w:cs="宋体" w:hint="eastAsia"/>
          <w:kern w:val="0"/>
          <w:sz w:val="20"/>
          <w:szCs w:val="20"/>
        </w:rPr>
        <w:t>计算</w:t>
      </w:r>
      <w:r>
        <w:rPr>
          <w:rFonts w:ascii="����" w:eastAsia="宋体" w:hAnsi="����" w:cs="宋体" w:hint="eastAsia"/>
          <w:kern w:val="0"/>
          <w:sz w:val="20"/>
          <w:szCs w:val="20"/>
        </w:rPr>
        <w:t>，</w:t>
      </w:r>
      <w:r w:rsidRPr="00A20EDC">
        <w:rPr>
          <w:rFonts w:ascii="����" w:eastAsia="宋体" w:hAnsi="����" w:cs="宋体"/>
          <w:kern w:val="0"/>
          <w:sz w:val="20"/>
          <w:szCs w:val="20"/>
        </w:rPr>
        <w:t>w</w:t>
      </w:r>
      <w:r w:rsidRPr="00A20EDC">
        <w:rPr>
          <w:rFonts w:ascii="����" w:eastAsia="宋体" w:hAnsi="����" w:cs="宋体"/>
          <w:kern w:val="0"/>
          <w:sz w:val="20"/>
          <w:szCs w:val="20"/>
        </w:rPr>
        <w:t>为权值，一般使用用单位向量或者高斯算子作为权值。</w:t>
      </w:r>
    </w:p>
    <w:p w14:paraId="4BB6EBB0" w14:textId="39497BAD" w:rsidR="009A72A6" w:rsidRDefault="009A72A6" w:rsidP="009A72A6">
      <w:pPr>
        <w:widowControl/>
        <w:spacing w:line="270" w:lineRule="atLeast"/>
        <w:jc w:val="center"/>
        <w:rPr>
          <w:rFonts w:ascii="����" w:eastAsia="宋体" w:hAnsi="����" w:cs="宋体" w:hint="eastAsia"/>
          <w:kern w:val="0"/>
          <w:sz w:val="20"/>
          <w:szCs w:val="20"/>
        </w:rPr>
      </w:pPr>
      <w:r>
        <w:rPr>
          <w:rFonts w:ascii="����" w:eastAsia="宋体" w:hAnsi="����" w:cs="宋体" w:hint="eastAsia"/>
          <w:kern w:val="0"/>
          <w:sz w:val="20"/>
          <w:szCs w:val="20"/>
        </w:rPr>
        <w:t>表</w:t>
      </w:r>
      <w:r>
        <w:rPr>
          <w:rFonts w:ascii="����" w:eastAsia="宋体" w:hAnsi="����" w:cs="宋体" w:hint="eastAsia"/>
          <w:kern w:val="0"/>
          <w:sz w:val="20"/>
          <w:szCs w:val="20"/>
        </w:rPr>
        <w:t>1</w:t>
      </w:r>
      <w:r>
        <w:rPr>
          <w:rFonts w:ascii="����" w:eastAsia="宋体" w:hAnsi="����" w:cs="宋体"/>
          <w:kern w:val="0"/>
          <w:sz w:val="20"/>
          <w:szCs w:val="20"/>
        </w:rPr>
        <w:t xml:space="preserve"> </w:t>
      </w:r>
      <w:r>
        <w:rPr>
          <w:rFonts w:ascii="����" w:eastAsia="宋体" w:hAnsi="����" w:cs="宋体" w:hint="eastAsia"/>
          <w:kern w:val="0"/>
          <w:sz w:val="20"/>
          <w:szCs w:val="20"/>
        </w:rPr>
        <w:t>平均值法色度标定示意</w:t>
      </w:r>
    </w:p>
    <w:p w14:paraId="437CA4B1" w14:textId="77777777" w:rsidR="009A72A6" w:rsidRPr="007F6A02" w:rsidRDefault="009A72A6" w:rsidP="009A72A6">
      <w:pPr>
        <w:widowControl/>
        <w:spacing w:line="270" w:lineRule="atLeast"/>
        <w:jc w:val="center"/>
        <w:rPr>
          <w:rFonts w:ascii="����" w:eastAsia="宋体" w:hAnsi="����" w:cs="宋体" w:hint="eastAsia"/>
          <w:kern w:val="0"/>
          <w:sz w:val="20"/>
          <w:szCs w:val="20"/>
        </w:rPr>
      </w:pPr>
      <w:r>
        <w:rPr>
          <w:rFonts w:ascii="����" w:eastAsia="宋体" w:hAnsi="����" w:cs="宋体" w:hint="eastAsia"/>
          <w:kern w:val="0"/>
          <w:sz w:val="20"/>
          <w:szCs w:val="20"/>
        </w:rPr>
        <w:t>Fig.</w:t>
      </w:r>
      <w:r>
        <w:rPr>
          <w:rFonts w:ascii="����" w:eastAsia="宋体" w:hAnsi="����" w:cs="宋体"/>
          <w:kern w:val="0"/>
          <w:sz w:val="20"/>
          <w:szCs w:val="20"/>
        </w:rPr>
        <w:t xml:space="preserve">1 </w:t>
      </w:r>
      <w:r w:rsidRPr="00212006">
        <w:rPr>
          <w:rFonts w:ascii="����" w:eastAsia="宋体" w:hAnsi="����" w:cs="宋体"/>
          <w:kern w:val="0"/>
          <w:sz w:val="20"/>
          <w:szCs w:val="20"/>
        </w:rPr>
        <w:t>Average chromaticity calibration diagram</w:t>
      </w:r>
    </w:p>
    <w:tbl>
      <w:tblPr>
        <w:tblStyle w:val="a3"/>
        <w:tblW w:w="0" w:type="auto"/>
        <w:tblLook w:val="04A0" w:firstRow="1" w:lastRow="0" w:firstColumn="1" w:lastColumn="0" w:noHBand="0" w:noVBand="1"/>
      </w:tblPr>
      <w:tblGrid>
        <w:gridCol w:w="1007"/>
        <w:gridCol w:w="1007"/>
        <w:gridCol w:w="1007"/>
        <w:gridCol w:w="1007"/>
        <w:gridCol w:w="1007"/>
        <w:gridCol w:w="1007"/>
        <w:gridCol w:w="1007"/>
        <w:gridCol w:w="1007"/>
      </w:tblGrid>
      <w:tr w:rsidR="009A72A6" w14:paraId="56FC156F" w14:textId="77777777" w:rsidTr="00885C28">
        <w:tc>
          <w:tcPr>
            <w:tcW w:w="1007" w:type="dxa"/>
            <w:tcBorders>
              <w:top w:val="single" w:sz="12" w:space="0" w:color="auto"/>
              <w:bottom w:val="single" w:sz="8" w:space="0" w:color="auto"/>
            </w:tcBorders>
          </w:tcPr>
          <w:p w14:paraId="1FC6E767"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数据块</w:t>
            </w:r>
          </w:p>
        </w:tc>
        <w:tc>
          <w:tcPr>
            <w:tcW w:w="1007" w:type="dxa"/>
            <w:tcBorders>
              <w:top w:val="single" w:sz="12" w:space="0" w:color="auto"/>
              <w:bottom w:val="single" w:sz="8" w:space="0" w:color="auto"/>
            </w:tcBorders>
          </w:tcPr>
          <w:p w14:paraId="2CA830BD"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第1次标定</w:t>
            </w:r>
          </w:p>
        </w:tc>
        <w:tc>
          <w:tcPr>
            <w:tcW w:w="1007" w:type="dxa"/>
            <w:tcBorders>
              <w:top w:val="single" w:sz="12" w:space="0" w:color="auto"/>
              <w:bottom w:val="single" w:sz="8" w:space="0" w:color="auto"/>
            </w:tcBorders>
          </w:tcPr>
          <w:p w14:paraId="4B627FBA"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第2</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1CCADDD6"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第3</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2DAD175C"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第4</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6465FC3C"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第5</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378A8581"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第6</w:t>
            </w:r>
            <w:r w:rsidRPr="00212006">
              <w:rPr>
                <w:rFonts w:ascii="黑体" w:eastAsia="黑体" w:hAnsi="黑体" w:cs="宋体"/>
                <w:b/>
                <w:bCs/>
                <w:kern w:val="0"/>
                <w:sz w:val="15"/>
                <w:szCs w:val="15"/>
              </w:rPr>
              <w:t>次标定</w:t>
            </w:r>
          </w:p>
        </w:tc>
        <w:tc>
          <w:tcPr>
            <w:tcW w:w="1007" w:type="dxa"/>
            <w:tcBorders>
              <w:top w:val="single" w:sz="12" w:space="0" w:color="auto"/>
              <w:bottom w:val="single" w:sz="8" w:space="0" w:color="auto"/>
            </w:tcBorders>
          </w:tcPr>
          <w:p w14:paraId="58307B6E" w14:textId="77777777" w:rsidR="009A72A6" w:rsidRPr="00212006" w:rsidRDefault="009A72A6" w:rsidP="00885C28">
            <w:pPr>
              <w:widowControl/>
              <w:spacing w:line="270" w:lineRule="atLeast"/>
              <w:jc w:val="left"/>
              <w:rPr>
                <w:rFonts w:ascii="黑体" w:eastAsia="黑体" w:hAnsi="黑体" w:cs="宋体"/>
                <w:b/>
                <w:bCs/>
                <w:kern w:val="0"/>
                <w:sz w:val="15"/>
                <w:szCs w:val="15"/>
              </w:rPr>
            </w:pPr>
            <w:r w:rsidRPr="00212006">
              <w:rPr>
                <w:rFonts w:ascii="黑体" w:eastAsia="黑体" w:hAnsi="黑体" w:cs="宋体" w:hint="eastAsia"/>
                <w:b/>
                <w:bCs/>
                <w:kern w:val="0"/>
                <w:sz w:val="15"/>
                <w:szCs w:val="15"/>
              </w:rPr>
              <w:t>第7</w:t>
            </w:r>
            <w:r w:rsidRPr="00212006">
              <w:rPr>
                <w:rFonts w:ascii="黑体" w:eastAsia="黑体" w:hAnsi="黑体" w:cs="宋体"/>
                <w:b/>
                <w:bCs/>
                <w:kern w:val="0"/>
                <w:sz w:val="15"/>
                <w:szCs w:val="15"/>
              </w:rPr>
              <w:t>次标定</w:t>
            </w:r>
          </w:p>
        </w:tc>
      </w:tr>
      <w:tr w:rsidR="009A72A6" w14:paraId="75693487" w14:textId="77777777" w:rsidTr="00885C28">
        <w:tc>
          <w:tcPr>
            <w:tcW w:w="1007" w:type="dxa"/>
            <w:tcBorders>
              <w:top w:val="single" w:sz="8" w:space="0" w:color="auto"/>
            </w:tcBorders>
          </w:tcPr>
          <w:p w14:paraId="1FCF2170"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w:t>
            </w:r>
          </w:p>
        </w:tc>
        <w:tc>
          <w:tcPr>
            <w:tcW w:w="1007" w:type="dxa"/>
            <w:tcBorders>
              <w:top w:val="single" w:sz="8" w:space="0" w:color="auto"/>
            </w:tcBorders>
          </w:tcPr>
          <w:p w14:paraId="68427E8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A</w:t>
            </w:r>
            <w:r w:rsidRPr="00D4479F">
              <w:rPr>
                <w:rFonts w:ascii="����" w:eastAsia="宋体" w:hAnsi="����" w:cs="宋体"/>
                <w:kern w:val="0"/>
                <w:sz w:val="20"/>
                <w:szCs w:val="20"/>
                <w:vertAlign w:val="subscript"/>
              </w:rPr>
              <w:t>1</w:t>
            </w:r>
          </w:p>
        </w:tc>
        <w:tc>
          <w:tcPr>
            <w:tcW w:w="1007" w:type="dxa"/>
            <w:tcBorders>
              <w:top w:val="single" w:sz="8" w:space="0" w:color="auto"/>
            </w:tcBorders>
          </w:tcPr>
          <w:p w14:paraId="59FE089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019D78F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1136F8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04D5B28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152FD5A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top w:val="single" w:sz="8" w:space="0" w:color="auto"/>
            </w:tcBorders>
          </w:tcPr>
          <w:p w14:paraId="6724449D"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4CA463DC" w14:textId="77777777" w:rsidTr="00885C28">
        <w:tc>
          <w:tcPr>
            <w:tcW w:w="1007" w:type="dxa"/>
          </w:tcPr>
          <w:p w14:paraId="6011205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2</w:t>
            </w:r>
          </w:p>
        </w:tc>
        <w:tc>
          <w:tcPr>
            <w:tcW w:w="1007" w:type="dxa"/>
          </w:tcPr>
          <w:p w14:paraId="0C13A3C6"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2</w:t>
            </w:r>
          </w:p>
        </w:tc>
        <w:tc>
          <w:tcPr>
            <w:tcW w:w="1007" w:type="dxa"/>
          </w:tcPr>
          <w:p w14:paraId="687E8C7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1</w:t>
            </w:r>
          </w:p>
        </w:tc>
        <w:tc>
          <w:tcPr>
            <w:tcW w:w="1007" w:type="dxa"/>
          </w:tcPr>
          <w:p w14:paraId="59DE96A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B46691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739C0A9"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DA10D8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690D0BB"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2F4478C4" w14:textId="77777777" w:rsidTr="00885C28">
        <w:tc>
          <w:tcPr>
            <w:tcW w:w="1007" w:type="dxa"/>
          </w:tcPr>
          <w:p w14:paraId="5997C52A"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3</w:t>
            </w:r>
          </w:p>
        </w:tc>
        <w:tc>
          <w:tcPr>
            <w:tcW w:w="1007" w:type="dxa"/>
          </w:tcPr>
          <w:p w14:paraId="2E73B8B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3</w:t>
            </w:r>
          </w:p>
        </w:tc>
        <w:tc>
          <w:tcPr>
            <w:tcW w:w="1007" w:type="dxa"/>
          </w:tcPr>
          <w:p w14:paraId="28824A3B"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2</w:t>
            </w:r>
          </w:p>
        </w:tc>
        <w:tc>
          <w:tcPr>
            <w:tcW w:w="1007" w:type="dxa"/>
          </w:tcPr>
          <w:p w14:paraId="296675A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1</w:t>
            </w:r>
          </w:p>
        </w:tc>
        <w:tc>
          <w:tcPr>
            <w:tcW w:w="1007" w:type="dxa"/>
          </w:tcPr>
          <w:p w14:paraId="5ABD492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AAD7A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C2F0BE0"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3E76619"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697AF41E" w14:textId="77777777" w:rsidTr="00885C28">
        <w:tc>
          <w:tcPr>
            <w:tcW w:w="1007" w:type="dxa"/>
          </w:tcPr>
          <w:p w14:paraId="70D9CD11"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4</w:t>
            </w:r>
          </w:p>
        </w:tc>
        <w:tc>
          <w:tcPr>
            <w:tcW w:w="1007" w:type="dxa"/>
          </w:tcPr>
          <w:p w14:paraId="6E9D0B85"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4</w:t>
            </w:r>
          </w:p>
        </w:tc>
        <w:tc>
          <w:tcPr>
            <w:tcW w:w="1007" w:type="dxa"/>
          </w:tcPr>
          <w:p w14:paraId="19CFE162"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3</w:t>
            </w:r>
          </w:p>
        </w:tc>
        <w:tc>
          <w:tcPr>
            <w:tcW w:w="1007" w:type="dxa"/>
          </w:tcPr>
          <w:p w14:paraId="57062E03"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2</w:t>
            </w:r>
          </w:p>
        </w:tc>
        <w:tc>
          <w:tcPr>
            <w:tcW w:w="1007" w:type="dxa"/>
          </w:tcPr>
          <w:p w14:paraId="232018E3"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1</w:t>
            </w:r>
          </w:p>
        </w:tc>
        <w:tc>
          <w:tcPr>
            <w:tcW w:w="1007" w:type="dxa"/>
          </w:tcPr>
          <w:p w14:paraId="2167703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849C1B5"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09905A8"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42CB43CB" w14:textId="77777777" w:rsidTr="00885C28">
        <w:tc>
          <w:tcPr>
            <w:tcW w:w="1007" w:type="dxa"/>
          </w:tcPr>
          <w:p w14:paraId="2CF406E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5</w:t>
            </w:r>
          </w:p>
        </w:tc>
        <w:tc>
          <w:tcPr>
            <w:tcW w:w="1007" w:type="dxa"/>
          </w:tcPr>
          <w:p w14:paraId="28BA9EBF"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A</w:t>
            </w:r>
            <w:r>
              <w:rPr>
                <w:rFonts w:ascii="����" w:eastAsia="宋体" w:hAnsi="����" w:cs="宋体"/>
                <w:kern w:val="0"/>
                <w:sz w:val="20"/>
                <w:szCs w:val="20"/>
                <w:vertAlign w:val="subscript"/>
              </w:rPr>
              <w:t>5</w:t>
            </w:r>
          </w:p>
        </w:tc>
        <w:tc>
          <w:tcPr>
            <w:tcW w:w="1007" w:type="dxa"/>
          </w:tcPr>
          <w:p w14:paraId="1A68C767"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4</w:t>
            </w:r>
          </w:p>
        </w:tc>
        <w:tc>
          <w:tcPr>
            <w:tcW w:w="1007" w:type="dxa"/>
          </w:tcPr>
          <w:p w14:paraId="40B66ED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3</w:t>
            </w:r>
          </w:p>
        </w:tc>
        <w:tc>
          <w:tcPr>
            <w:tcW w:w="1007" w:type="dxa"/>
          </w:tcPr>
          <w:p w14:paraId="31C81A2F"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2</w:t>
            </w:r>
          </w:p>
        </w:tc>
        <w:tc>
          <w:tcPr>
            <w:tcW w:w="1007" w:type="dxa"/>
          </w:tcPr>
          <w:p w14:paraId="64A1474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1</w:t>
            </w:r>
          </w:p>
        </w:tc>
        <w:tc>
          <w:tcPr>
            <w:tcW w:w="1007" w:type="dxa"/>
          </w:tcPr>
          <w:p w14:paraId="1A375BB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8C61973"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79D8CBDB" w14:textId="77777777" w:rsidTr="00885C28">
        <w:tc>
          <w:tcPr>
            <w:tcW w:w="1007" w:type="dxa"/>
          </w:tcPr>
          <w:p w14:paraId="0AF4959F"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6</w:t>
            </w:r>
          </w:p>
        </w:tc>
        <w:tc>
          <w:tcPr>
            <w:tcW w:w="1007" w:type="dxa"/>
          </w:tcPr>
          <w:p w14:paraId="641CA431"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9D3C4D1"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B</w:t>
            </w:r>
            <w:r>
              <w:rPr>
                <w:rFonts w:ascii="����" w:eastAsia="宋体" w:hAnsi="����" w:cs="宋体"/>
                <w:kern w:val="0"/>
                <w:sz w:val="20"/>
                <w:szCs w:val="20"/>
                <w:vertAlign w:val="subscript"/>
              </w:rPr>
              <w:t>5</w:t>
            </w:r>
          </w:p>
        </w:tc>
        <w:tc>
          <w:tcPr>
            <w:tcW w:w="1007" w:type="dxa"/>
          </w:tcPr>
          <w:p w14:paraId="0C3257A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4</w:t>
            </w:r>
          </w:p>
        </w:tc>
        <w:tc>
          <w:tcPr>
            <w:tcW w:w="1007" w:type="dxa"/>
          </w:tcPr>
          <w:p w14:paraId="025A41D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3</w:t>
            </w:r>
          </w:p>
        </w:tc>
        <w:tc>
          <w:tcPr>
            <w:tcW w:w="1007" w:type="dxa"/>
          </w:tcPr>
          <w:p w14:paraId="5B9CC592"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2</w:t>
            </w:r>
          </w:p>
        </w:tc>
        <w:tc>
          <w:tcPr>
            <w:tcW w:w="1007" w:type="dxa"/>
          </w:tcPr>
          <w:p w14:paraId="2854648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rPr>
              <w:softHyphen/>
            </w:r>
            <w:r>
              <w:rPr>
                <w:rFonts w:ascii="����" w:eastAsia="宋体" w:hAnsi="����" w:cs="宋体"/>
                <w:kern w:val="0"/>
                <w:sz w:val="20"/>
                <w:szCs w:val="20"/>
                <w:vertAlign w:val="subscript"/>
              </w:rPr>
              <w:t>1</w:t>
            </w:r>
          </w:p>
        </w:tc>
        <w:tc>
          <w:tcPr>
            <w:tcW w:w="1007" w:type="dxa"/>
          </w:tcPr>
          <w:p w14:paraId="48A194DD" w14:textId="77777777" w:rsidR="009A72A6" w:rsidRDefault="009A72A6" w:rsidP="00885C28">
            <w:pPr>
              <w:widowControl/>
              <w:spacing w:line="270" w:lineRule="atLeast"/>
              <w:jc w:val="left"/>
              <w:rPr>
                <w:rFonts w:ascii="����" w:eastAsia="宋体" w:hAnsi="����" w:cs="宋体" w:hint="eastAsia"/>
                <w:kern w:val="0"/>
                <w:sz w:val="20"/>
                <w:szCs w:val="20"/>
              </w:rPr>
            </w:pPr>
          </w:p>
        </w:tc>
      </w:tr>
      <w:tr w:rsidR="009A72A6" w14:paraId="251F71F4" w14:textId="77777777" w:rsidTr="00885C28">
        <w:tc>
          <w:tcPr>
            <w:tcW w:w="1007" w:type="dxa"/>
          </w:tcPr>
          <w:p w14:paraId="0D118E24"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7</w:t>
            </w:r>
          </w:p>
        </w:tc>
        <w:tc>
          <w:tcPr>
            <w:tcW w:w="1007" w:type="dxa"/>
          </w:tcPr>
          <w:p w14:paraId="7586BF09"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D5BB2C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51E77076"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C</w:t>
            </w:r>
            <w:r>
              <w:rPr>
                <w:rFonts w:ascii="����" w:eastAsia="宋体" w:hAnsi="����" w:cs="宋体"/>
                <w:kern w:val="0"/>
                <w:sz w:val="20"/>
                <w:szCs w:val="20"/>
                <w:vertAlign w:val="subscript"/>
              </w:rPr>
              <w:t>5</w:t>
            </w:r>
          </w:p>
        </w:tc>
        <w:tc>
          <w:tcPr>
            <w:tcW w:w="1007" w:type="dxa"/>
          </w:tcPr>
          <w:p w14:paraId="36D240B9"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4</w:t>
            </w:r>
          </w:p>
        </w:tc>
        <w:tc>
          <w:tcPr>
            <w:tcW w:w="1007" w:type="dxa"/>
          </w:tcPr>
          <w:p w14:paraId="3B09DB97"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3</w:t>
            </w:r>
          </w:p>
        </w:tc>
        <w:tc>
          <w:tcPr>
            <w:tcW w:w="1007" w:type="dxa"/>
          </w:tcPr>
          <w:p w14:paraId="0439F64B"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2</w:t>
            </w:r>
          </w:p>
        </w:tc>
        <w:tc>
          <w:tcPr>
            <w:tcW w:w="1007" w:type="dxa"/>
          </w:tcPr>
          <w:p w14:paraId="3EAA44D5"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1</w:t>
            </w:r>
          </w:p>
        </w:tc>
      </w:tr>
      <w:tr w:rsidR="009A72A6" w14:paraId="4E9C652E" w14:textId="77777777" w:rsidTr="00885C28">
        <w:tc>
          <w:tcPr>
            <w:tcW w:w="1007" w:type="dxa"/>
          </w:tcPr>
          <w:p w14:paraId="4263578F"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8</w:t>
            </w:r>
          </w:p>
        </w:tc>
        <w:tc>
          <w:tcPr>
            <w:tcW w:w="1007" w:type="dxa"/>
          </w:tcPr>
          <w:p w14:paraId="7822F27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FBBF606"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18DA32B4"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05D7D3E0"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D</w:t>
            </w:r>
            <w:r>
              <w:rPr>
                <w:rFonts w:ascii="����" w:eastAsia="宋体" w:hAnsi="����" w:cs="宋体"/>
                <w:kern w:val="0"/>
                <w:sz w:val="20"/>
                <w:szCs w:val="20"/>
                <w:vertAlign w:val="subscript"/>
              </w:rPr>
              <w:t>5</w:t>
            </w:r>
          </w:p>
        </w:tc>
        <w:tc>
          <w:tcPr>
            <w:tcW w:w="1007" w:type="dxa"/>
          </w:tcPr>
          <w:p w14:paraId="43E7D97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4</w:t>
            </w:r>
          </w:p>
        </w:tc>
        <w:tc>
          <w:tcPr>
            <w:tcW w:w="1007" w:type="dxa"/>
          </w:tcPr>
          <w:p w14:paraId="308F9B8E"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3</w:t>
            </w:r>
          </w:p>
        </w:tc>
        <w:tc>
          <w:tcPr>
            <w:tcW w:w="1007" w:type="dxa"/>
          </w:tcPr>
          <w:p w14:paraId="104F55D4"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2</w:t>
            </w:r>
          </w:p>
        </w:tc>
      </w:tr>
      <w:tr w:rsidR="009A72A6" w14:paraId="4B0C11C5" w14:textId="77777777" w:rsidTr="00885C28">
        <w:tc>
          <w:tcPr>
            <w:tcW w:w="1007" w:type="dxa"/>
          </w:tcPr>
          <w:p w14:paraId="60E27445"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9</w:t>
            </w:r>
          </w:p>
        </w:tc>
        <w:tc>
          <w:tcPr>
            <w:tcW w:w="1007" w:type="dxa"/>
          </w:tcPr>
          <w:p w14:paraId="6A935DB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2804AB2"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7EBE4E20"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5C81C0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48E93DCC"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E</w:t>
            </w:r>
            <w:r>
              <w:rPr>
                <w:rFonts w:ascii="����" w:eastAsia="宋体" w:hAnsi="����" w:cs="宋体"/>
                <w:kern w:val="0"/>
                <w:sz w:val="20"/>
                <w:szCs w:val="20"/>
                <w:vertAlign w:val="subscript"/>
              </w:rPr>
              <w:t>5</w:t>
            </w:r>
          </w:p>
        </w:tc>
        <w:tc>
          <w:tcPr>
            <w:tcW w:w="1007" w:type="dxa"/>
          </w:tcPr>
          <w:p w14:paraId="36F4867D"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4</w:t>
            </w:r>
          </w:p>
        </w:tc>
        <w:tc>
          <w:tcPr>
            <w:tcW w:w="1007" w:type="dxa"/>
          </w:tcPr>
          <w:p w14:paraId="5DD838E8"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3</w:t>
            </w:r>
          </w:p>
        </w:tc>
      </w:tr>
      <w:tr w:rsidR="009A72A6" w14:paraId="31CAF585" w14:textId="77777777" w:rsidTr="00885C28">
        <w:tc>
          <w:tcPr>
            <w:tcW w:w="1007" w:type="dxa"/>
          </w:tcPr>
          <w:p w14:paraId="29128537"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10</w:t>
            </w:r>
          </w:p>
        </w:tc>
        <w:tc>
          <w:tcPr>
            <w:tcW w:w="1007" w:type="dxa"/>
          </w:tcPr>
          <w:p w14:paraId="468D4FDE"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63DDD0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7E55262A"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23A6042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32FB3A5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Pr>
          <w:p w14:paraId="6AFA0F71" w14:textId="77777777" w:rsidR="009A72A6" w:rsidRPr="00D4479F"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F</w:t>
            </w:r>
            <w:r>
              <w:rPr>
                <w:rFonts w:ascii="����" w:eastAsia="宋体" w:hAnsi="����" w:cs="宋体"/>
                <w:kern w:val="0"/>
                <w:sz w:val="20"/>
                <w:szCs w:val="20"/>
                <w:vertAlign w:val="subscript"/>
              </w:rPr>
              <w:t>5</w:t>
            </w:r>
          </w:p>
        </w:tc>
        <w:tc>
          <w:tcPr>
            <w:tcW w:w="1007" w:type="dxa"/>
          </w:tcPr>
          <w:p w14:paraId="162F5B36"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4</w:t>
            </w:r>
          </w:p>
        </w:tc>
      </w:tr>
      <w:tr w:rsidR="009A72A6" w14:paraId="7CEF6864" w14:textId="77777777" w:rsidTr="00885C28">
        <w:tc>
          <w:tcPr>
            <w:tcW w:w="1007" w:type="dxa"/>
            <w:tcBorders>
              <w:bottom w:val="single" w:sz="12" w:space="0" w:color="auto"/>
            </w:tcBorders>
          </w:tcPr>
          <w:p w14:paraId="5239AD0E" w14:textId="77777777" w:rsidR="009A72A6" w:rsidRDefault="009A72A6" w:rsidP="00885C28">
            <w:pPr>
              <w:widowControl/>
              <w:spacing w:line="270" w:lineRule="atLeast"/>
              <w:jc w:val="left"/>
              <w:rPr>
                <w:rFonts w:ascii="����" w:eastAsia="宋体" w:hAnsi="����" w:cs="宋体" w:hint="eastAsia"/>
                <w:kern w:val="0"/>
                <w:sz w:val="20"/>
                <w:szCs w:val="20"/>
              </w:rPr>
            </w:pPr>
            <w:r>
              <w:rPr>
                <w:rFonts w:ascii="����" w:eastAsia="宋体" w:hAnsi="����" w:cs="宋体" w:hint="eastAsia"/>
                <w:kern w:val="0"/>
                <w:sz w:val="20"/>
                <w:szCs w:val="20"/>
              </w:rPr>
              <w:t>11</w:t>
            </w:r>
          </w:p>
        </w:tc>
        <w:tc>
          <w:tcPr>
            <w:tcW w:w="1007" w:type="dxa"/>
            <w:tcBorders>
              <w:bottom w:val="single" w:sz="12" w:space="0" w:color="auto"/>
            </w:tcBorders>
          </w:tcPr>
          <w:p w14:paraId="09B0E5B4"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6268E848"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6DA3ED57"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44D524F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3FF88D1F"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3D4AB33B" w14:textId="77777777" w:rsidR="009A72A6" w:rsidRDefault="009A72A6" w:rsidP="00885C28">
            <w:pPr>
              <w:widowControl/>
              <w:spacing w:line="270" w:lineRule="atLeast"/>
              <w:jc w:val="left"/>
              <w:rPr>
                <w:rFonts w:ascii="����" w:eastAsia="宋体" w:hAnsi="����" w:cs="宋体" w:hint="eastAsia"/>
                <w:kern w:val="0"/>
                <w:sz w:val="20"/>
                <w:szCs w:val="20"/>
              </w:rPr>
            </w:pPr>
          </w:p>
        </w:tc>
        <w:tc>
          <w:tcPr>
            <w:tcW w:w="1007" w:type="dxa"/>
            <w:tcBorders>
              <w:bottom w:val="single" w:sz="12" w:space="0" w:color="auto"/>
            </w:tcBorders>
          </w:tcPr>
          <w:p w14:paraId="75CAB785" w14:textId="77777777" w:rsidR="009A72A6" w:rsidRPr="00DB45DC" w:rsidRDefault="009A72A6" w:rsidP="00885C28">
            <w:pPr>
              <w:widowControl/>
              <w:spacing w:line="270" w:lineRule="atLeast"/>
              <w:jc w:val="left"/>
              <w:rPr>
                <w:rFonts w:ascii="����" w:eastAsia="宋体" w:hAnsi="����" w:cs="宋体" w:hint="eastAsia"/>
                <w:kern w:val="0"/>
                <w:sz w:val="20"/>
                <w:szCs w:val="20"/>
                <w:vertAlign w:val="subscript"/>
              </w:rPr>
            </w:pPr>
            <w:r>
              <w:rPr>
                <w:rFonts w:ascii="����" w:eastAsia="宋体" w:hAnsi="����" w:cs="宋体" w:hint="eastAsia"/>
                <w:kern w:val="0"/>
                <w:sz w:val="20"/>
                <w:szCs w:val="20"/>
              </w:rPr>
              <w:t>G</w:t>
            </w:r>
            <w:r>
              <w:rPr>
                <w:rFonts w:ascii="����" w:eastAsia="宋体" w:hAnsi="����" w:cs="宋体"/>
                <w:kern w:val="0"/>
                <w:sz w:val="20"/>
                <w:szCs w:val="20"/>
                <w:vertAlign w:val="subscript"/>
              </w:rPr>
              <w:t>5</w:t>
            </w:r>
          </w:p>
        </w:tc>
      </w:tr>
    </w:tbl>
    <w:p w14:paraId="3ECCA3DB" w14:textId="77777777" w:rsidR="009A72A6" w:rsidRDefault="009A72A6" w:rsidP="008567D9">
      <w:pPr>
        <w:widowControl/>
        <w:spacing w:line="270" w:lineRule="atLeast"/>
        <w:ind w:firstLine="405"/>
        <w:jc w:val="left"/>
        <w:rPr>
          <w:rFonts w:ascii="����" w:eastAsia="宋体" w:hAnsi="����" w:cs="宋体" w:hint="eastAsia"/>
          <w:kern w:val="0"/>
          <w:sz w:val="20"/>
          <w:szCs w:val="20"/>
        </w:rPr>
      </w:pPr>
    </w:p>
    <w:p w14:paraId="66E4FAAF" w14:textId="6EC6C7A3" w:rsidR="008567D9" w:rsidRDefault="001A26DB" w:rsidP="008567D9">
      <w:pPr>
        <w:widowControl/>
        <w:spacing w:line="270" w:lineRule="atLeast"/>
        <w:ind w:firstLine="405"/>
        <w:jc w:val="left"/>
        <w:rPr>
          <w:rFonts w:ascii="����" w:eastAsia="宋体" w:hAnsi="����" w:cs="宋体" w:hint="eastAsia"/>
          <w:kern w:val="0"/>
          <w:sz w:val="20"/>
          <w:szCs w:val="20"/>
        </w:rPr>
      </w:pPr>
      <w:r>
        <w:rPr>
          <w:rFonts w:ascii="����" w:eastAsia="宋体" w:hAnsi="����" w:cs="宋体" w:hint="eastAsia"/>
          <w:kern w:val="0"/>
          <w:sz w:val="20"/>
          <w:szCs w:val="20"/>
        </w:rPr>
        <w:t>以单位向量为权值的</w:t>
      </w:r>
      <w:r w:rsidR="00216A8C">
        <w:rPr>
          <w:rFonts w:ascii="����" w:eastAsia="宋体" w:hAnsi="����" w:cs="宋体" w:hint="eastAsia"/>
          <w:kern w:val="0"/>
          <w:sz w:val="20"/>
          <w:szCs w:val="20"/>
        </w:rPr>
        <w:t>平均值法</w:t>
      </w:r>
      <w:r w:rsidR="008567D9">
        <w:rPr>
          <w:rFonts w:ascii="����" w:eastAsia="宋体" w:hAnsi="����" w:cs="宋体" w:hint="eastAsia"/>
          <w:kern w:val="0"/>
          <w:sz w:val="20"/>
          <w:szCs w:val="20"/>
        </w:rPr>
        <w:t>在计算机上的实现流程如图</w:t>
      </w:r>
      <w:r w:rsidR="008567D9">
        <w:rPr>
          <w:rFonts w:ascii="����" w:eastAsia="宋体" w:hAnsi="����" w:cs="宋体" w:hint="eastAsia"/>
          <w:kern w:val="0"/>
          <w:sz w:val="20"/>
          <w:szCs w:val="20"/>
        </w:rPr>
        <w:t>4</w:t>
      </w:r>
      <w:r w:rsidR="008567D9">
        <w:rPr>
          <w:rFonts w:ascii="����" w:eastAsia="宋体" w:hAnsi="����" w:cs="宋体" w:hint="eastAsia"/>
          <w:kern w:val="0"/>
          <w:sz w:val="20"/>
          <w:szCs w:val="20"/>
        </w:rPr>
        <w:t>所示</w:t>
      </w:r>
      <w:r w:rsidR="00AD70A8">
        <w:rPr>
          <w:rFonts w:ascii="����" w:eastAsia="宋体" w:hAnsi="����" w:cs="宋体" w:hint="eastAsia"/>
          <w:kern w:val="0"/>
          <w:sz w:val="20"/>
          <w:szCs w:val="20"/>
        </w:rPr>
        <w:t>，</w:t>
      </w:r>
      <w:r w:rsidR="008C004B">
        <w:rPr>
          <w:rFonts w:ascii="����" w:eastAsia="宋体" w:hAnsi="����" w:cs="宋体" w:hint="eastAsia"/>
          <w:kern w:val="0"/>
          <w:sz w:val="20"/>
          <w:szCs w:val="20"/>
        </w:rPr>
        <w:t>开始计算前需要确定全井段数据长度</w:t>
      </w:r>
      <m:oMath>
        <m:sSub>
          <m:sSubPr>
            <m:ctrlPr>
              <w:rPr>
                <w:rFonts w:ascii="Cambria Math" w:eastAsia="宋体" w:hAnsi="Cambria Math" w:cs="宋体"/>
                <w:i/>
                <w:kern w:val="0"/>
                <w:sz w:val="20"/>
                <w:szCs w:val="20"/>
              </w:rPr>
            </m:ctrlPr>
          </m:sSubPr>
          <m:e>
            <m:r>
              <w:rPr>
                <w:rFonts w:ascii="Cambria Math" w:eastAsia="宋体" w:hAnsi="Cambria Math" w:cs="宋体" w:hint="eastAsia"/>
                <w:kern w:val="0"/>
                <w:sz w:val="20"/>
                <w:szCs w:val="20"/>
              </w:rPr>
              <m:t>I</m:t>
            </m:r>
            <m:ctrlPr>
              <w:rPr>
                <w:rFonts w:ascii="Cambria Math" w:eastAsia="宋体" w:hAnsi="Cambria Math" w:cs="宋体" w:hint="eastAsia"/>
                <w:i/>
                <w:kern w:val="0"/>
                <w:sz w:val="20"/>
                <w:szCs w:val="20"/>
              </w:rPr>
            </m:ctrlPr>
          </m:e>
          <m:sub>
            <m:r>
              <w:rPr>
                <w:rFonts w:ascii="Cambria Math" w:eastAsia="宋体" w:hAnsi="Cambria Math" w:cs="宋体"/>
                <w:kern w:val="0"/>
                <w:sz w:val="20"/>
                <w:szCs w:val="20"/>
              </w:rPr>
              <m:t>max</m:t>
            </m:r>
          </m:sub>
        </m:sSub>
      </m:oMath>
      <w:r w:rsidR="00126093">
        <w:rPr>
          <w:rFonts w:ascii="����" w:eastAsia="宋体" w:hAnsi="����" w:cs="宋体" w:hint="eastAsia"/>
          <w:kern w:val="0"/>
          <w:sz w:val="20"/>
          <w:szCs w:val="20"/>
        </w:rPr>
        <w:t>、</w:t>
      </w:r>
      <w:r w:rsidR="008C004B">
        <w:rPr>
          <w:rFonts w:ascii="����" w:eastAsia="宋体" w:hAnsi="����" w:cs="宋体" w:hint="eastAsia"/>
          <w:kern w:val="0"/>
          <w:sz w:val="20"/>
          <w:szCs w:val="20"/>
        </w:rPr>
        <w:t>窗长</w:t>
      </w:r>
      <m:oMath>
        <m:r>
          <w:rPr>
            <w:rFonts w:ascii="Cambria Math" w:eastAsia="宋体" w:hAnsi="Cambria Math" w:cs="宋体" w:hint="eastAsia"/>
            <w:kern w:val="0"/>
            <w:sz w:val="20"/>
            <w:szCs w:val="20"/>
          </w:rPr>
          <m:t>winLengt</m:t>
        </m:r>
        <m:r>
          <w:rPr>
            <w:rFonts w:ascii="MS Gothic" w:eastAsia="MS Gothic" w:hAnsi="MS Gothic" w:cs="MS Gothic" w:hint="eastAsia"/>
            <w:kern w:val="0"/>
            <w:sz w:val="20"/>
            <w:szCs w:val="20"/>
          </w:rPr>
          <m:t>h</m:t>
        </m:r>
      </m:oMath>
      <w:r w:rsidR="00126093">
        <w:rPr>
          <w:rFonts w:ascii="����" w:eastAsia="宋体" w:hAnsi="����" w:cs="宋体" w:hint="eastAsia"/>
          <w:kern w:val="0"/>
          <w:sz w:val="20"/>
          <w:szCs w:val="20"/>
        </w:rPr>
        <w:t>，并申请结果存放空间</w:t>
      </w:r>
      <m:oMath>
        <m:r>
          <m:rPr>
            <m:sty m:val="bi"/>
          </m:rPr>
          <w:rPr>
            <w:rFonts w:ascii="Cambria Math" w:eastAsia="宋体" w:hAnsi="Cambria Math" w:cs="宋体"/>
            <w:kern w:val="0"/>
            <w:sz w:val="20"/>
            <w:szCs w:val="20"/>
          </w:rPr>
          <m:t>R</m:t>
        </m:r>
      </m:oMath>
      <w:r w:rsidR="00126093">
        <w:rPr>
          <w:rFonts w:ascii="����" w:eastAsia="宋体" w:hAnsi="����" w:cs="宋体" w:hint="eastAsia"/>
          <w:kern w:val="0"/>
          <w:sz w:val="20"/>
          <w:szCs w:val="20"/>
        </w:rPr>
        <w:t>和均值权重</w:t>
      </w:r>
      <m:oMath>
        <m:r>
          <m:rPr>
            <m:sty m:val="bi"/>
          </m:rPr>
          <w:rPr>
            <w:rFonts w:ascii="Cambria Math" w:eastAsia="宋体" w:hAnsi="Cambria Math" w:cs="宋体" w:hint="eastAsia"/>
            <w:kern w:val="0"/>
            <w:sz w:val="20"/>
            <w:szCs w:val="20"/>
          </w:rPr>
          <m:t>w</m:t>
        </m:r>
      </m:oMath>
      <w:r w:rsidR="00126093">
        <w:rPr>
          <w:rFonts w:ascii="����" w:eastAsia="宋体" w:hAnsi="����" w:cs="宋体" w:hint="eastAsia"/>
          <w:kern w:val="0"/>
          <w:sz w:val="20"/>
          <w:szCs w:val="20"/>
        </w:rPr>
        <w:t>。</w:t>
      </w:r>
      <w:r w:rsidR="00126093" w:rsidRPr="00396369">
        <w:rPr>
          <w:rFonts w:ascii="����" w:eastAsia="宋体" w:hAnsi="����" w:cs="宋体" w:hint="eastAsia"/>
          <w:b/>
          <w:bCs/>
          <w:kern w:val="0"/>
          <w:sz w:val="20"/>
          <w:szCs w:val="20"/>
        </w:rPr>
        <w:t>R</w:t>
      </w:r>
      <w:r w:rsidR="00126093">
        <w:rPr>
          <w:rFonts w:ascii="����" w:eastAsia="宋体" w:hAnsi="����" w:cs="宋体" w:hint="eastAsia"/>
          <w:kern w:val="0"/>
          <w:sz w:val="20"/>
          <w:szCs w:val="20"/>
        </w:rPr>
        <w:t>为与全井段数据</w:t>
      </w:r>
      <m:oMath>
        <m:r>
          <m:rPr>
            <m:sty m:val="bi"/>
          </m:rPr>
          <w:rPr>
            <w:rFonts w:ascii="Cambria Math" w:eastAsia="宋体" w:hAnsi="Cambria Math" w:cs="宋体" w:hint="eastAsia"/>
            <w:kern w:val="0"/>
            <w:sz w:val="20"/>
            <w:szCs w:val="20"/>
          </w:rPr>
          <w:lastRenderedPageBreak/>
          <m:t>V</m:t>
        </m:r>
      </m:oMath>
      <w:r w:rsidR="00126093">
        <w:rPr>
          <w:rFonts w:ascii="����" w:eastAsia="宋体" w:hAnsi="����" w:cs="宋体" w:hint="eastAsia"/>
          <w:kern w:val="0"/>
          <w:sz w:val="20"/>
          <w:szCs w:val="20"/>
        </w:rPr>
        <w:t>同样形状的零矩阵，均值权重为长度为</w:t>
      </w:r>
      <m:oMath>
        <m:sSub>
          <m:sSubPr>
            <m:ctrlPr>
              <w:rPr>
                <w:rFonts w:ascii="Cambria Math" w:eastAsia="宋体" w:hAnsi="Cambria Math" w:cs="宋体"/>
                <w:i/>
                <w:kern w:val="0"/>
                <w:sz w:val="20"/>
                <w:szCs w:val="20"/>
              </w:rPr>
            </m:ctrlPr>
          </m:sSubPr>
          <m:e>
            <m:r>
              <w:rPr>
                <w:rFonts w:ascii="Cambria Math" w:eastAsia="宋体" w:hAnsi="Cambria Math" w:cs="宋体" w:hint="eastAsia"/>
                <w:kern w:val="0"/>
                <w:sz w:val="20"/>
                <w:szCs w:val="20"/>
              </w:rPr>
              <m:t>I</m:t>
            </m:r>
            <m:ctrlPr>
              <w:rPr>
                <w:rFonts w:ascii="Cambria Math" w:eastAsia="宋体" w:hAnsi="Cambria Math" w:cs="宋体" w:hint="eastAsia"/>
                <w:i/>
                <w:kern w:val="0"/>
                <w:sz w:val="20"/>
                <w:szCs w:val="20"/>
              </w:rPr>
            </m:ctrlPr>
          </m:e>
          <m:sub>
            <m:r>
              <w:rPr>
                <w:rFonts w:ascii="Cambria Math" w:eastAsia="宋体" w:hAnsi="Cambria Math" w:cs="宋体" w:hint="eastAsia"/>
                <w:kern w:val="0"/>
                <w:sz w:val="20"/>
                <w:szCs w:val="20"/>
              </w:rPr>
              <m:t>max</m:t>
            </m:r>
          </m:sub>
        </m:sSub>
      </m:oMath>
      <w:r w:rsidR="00126093">
        <w:rPr>
          <w:rFonts w:ascii="����" w:eastAsia="宋体" w:hAnsi="����" w:cs="宋体" w:hint="eastAsia"/>
          <w:kern w:val="0"/>
          <w:sz w:val="20"/>
          <w:szCs w:val="20"/>
        </w:rPr>
        <w:t>的</w:t>
      </w:r>
      <w:r w:rsidR="00FF0280">
        <w:rPr>
          <w:rFonts w:ascii="����" w:eastAsia="宋体" w:hAnsi="����" w:cs="宋体" w:hint="eastAsia"/>
          <w:kern w:val="0"/>
          <w:sz w:val="20"/>
          <w:szCs w:val="20"/>
        </w:rPr>
        <w:t>零</w:t>
      </w:r>
      <w:r w:rsidR="00126093">
        <w:rPr>
          <w:rFonts w:ascii="����" w:eastAsia="宋体" w:hAnsi="����" w:cs="宋体" w:hint="eastAsia"/>
          <w:kern w:val="0"/>
          <w:sz w:val="20"/>
          <w:szCs w:val="20"/>
        </w:rPr>
        <w:t>向量</w:t>
      </w:r>
      <w:r w:rsidR="00FF0280">
        <w:rPr>
          <w:rFonts w:ascii="����" w:eastAsia="宋体" w:hAnsi="����" w:cs="宋体" w:hint="eastAsia"/>
          <w:kern w:val="0"/>
          <w:sz w:val="20"/>
          <w:szCs w:val="20"/>
        </w:rPr>
        <w:t>（一维矩阵）</w:t>
      </w:r>
      <w:r w:rsidR="00B26AE1">
        <w:rPr>
          <w:rFonts w:ascii="����" w:eastAsia="宋体" w:hAnsi="����" w:cs="宋体" w:hint="eastAsia"/>
          <w:kern w:val="0"/>
          <w:sz w:val="20"/>
          <w:szCs w:val="20"/>
        </w:rPr>
        <w:t>用于表示对应位置深度点经历了几次静态色度变动标定</w:t>
      </w:r>
      <w:r w:rsidR="00FF0280">
        <w:rPr>
          <w:rFonts w:ascii="����" w:eastAsia="宋体" w:hAnsi="����" w:cs="宋体" w:hint="eastAsia"/>
          <w:kern w:val="0"/>
          <w:sz w:val="20"/>
          <w:szCs w:val="20"/>
        </w:rPr>
        <w:t>。</w:t>
      </w:r>
    </w:p>
    <w:p w14:paraId="5A447C3B" w14:textId="3DF0D030" w:rsidR="003D366A" w:rsidRDefault="003D366A" w:rsidP="008567D9">
      <w:pPr>
        <w:widowControl/>
        <w:spacing w:line="270" w:lineRule="atLeast"/>
        <w:ind w:firstLine="405"/>
        <w:jc w:val="left"/>
        <w:rPr>
          <w:rFonts w:ascii="����" w:eastAsia="宋体" w:hAnsi="����" w:cs="宋体" w:hint="eastAsia"/>
          <w:kern w:val="0"/>
          <w:sz w:val="20"/>
          <w:szCs w:val="20"/>
        </w:rPr>
      </w:pPr>
      <w:r>
        <w:rPr>
          <w:rFonts w:ascii="����" w:eastAsia="宋体" w:hAnsi="����" w:cs="宋体" w:hint="eastAsia"/>
          <w:kern w:val="0"/>
          <w:sz w:val="20"/>
          <w:szCs w:val="20"/>
        </w:rPr>
        <w:t>每次循环开始时检查窗口</w:t>
      </w:r>
      <w:r w:rsidR="00C94B5C">
        <w:rPr>
          <w:rFonts w:ascii="����" w:eastAsia="宋体" w:hAnsi="����" w:cs="宋体" w:hint="eastAsia"/>
          <w:kern w:val="0"/>
          <w:sz w:val="20"/>
          <w:szCs w:val="20"/>
        </w:rPr>
        <w:t>下边缘</w:t>
      </w:r>
      <w:r>
        <w:rPr>
          <w:rFonts w:ascii="����" w:eastAsia="宋体" w:hAnsi="����" w:cs="宋体" w:hint="eastAsia"/>
          <w:kern w:val="0"/>
          <w:sz w:val="20"/>
          <w:szCs w:val="20"/>
        </w:rPr>
        <w:t>是否越界，若未越界则执行循环体逻辑。循环体内首先获取窗口内的方位数据，对其执行静态色度标定然后</w:t>
      </w:r>
      <w:r w:rsidR="00B26AE1">
        <w:rPr>
          <w:rFonts w:ascii="����" w:eastAsia="宋体" w:hAnsi="����" w:cs="宋体" w:hint="eastAsia"/>
          <w:kern w:val="0"/>
          <w:sz w:val="20"/>
          <w:szCs w:val="20"/>
        </w:rPr>
        <w:t>令存放空间对应位置的数据增加得到的色度标定值，同时令对应位置的均值权值自增</w:t>
      </w:r>
      <w:r w:rsidR="00B26AE1">
        <w:rPr>
          <w:rFonts w:ascii="����" w:eastAsia="宋体" w:hAnsi="����" w:cs="宋体" w:hint="eastAsia"/>
          <w:kern w:val="0"/>
          <w:sz w:val="20"/>
          <w:szCs w:val="20"/>
        </w:rPr>
        <w:t>1</w:t>
      </w:r>
      <w:r w:rsidR="00B26AE1">
        <w:rPr>
          <w:rFonts w:ascii="����" w:eastAsia="宋体" w:hAnsi="����" w:cs="宋体" w:hint="eastAsia"/>
          <w:kern w:val="0"/>
          <w:sz w:val="20"/>
          <w:szCs w:val="20"/>
        </w:rPr>
        <w:t>，最后以</w:t>
      </w:r>
      <w:r w:rsidR="00B26AE1">
        <w:rPr>
          <w:rFonts w:ascii="����" w:eastAsia="宋体" w:hAnsi="����" w:cs="宋体" w:hint="eastAsia"/>
          <w:kern w:val="0"/>
          <w:sz w:val="20"/>
          <w:szCs w:val="20"/>
        </w:rPr>
        <w:t>1/5</w:t>
      </w:r>
      <w:r w:rsidR="00B26AE1">
        <w:rPr>
          <w:rFonts w:ascii="����" w:eastAsia="宋体" w:hAnsi="����" w:cs="宋体" w:hint="eastAsia"/>
          <w:kern w:val="0"/>
          <w:sz w:val="20"/>
          <w:szCs w:val="20"/>
        </w:rPr>
        <w:t>窗长的步长移动窗口位置。</w:t>
      </w:r>
    </w:p>
    <w:p w14:paraId="184ED698" w14:textId="77777777" w:rsidR="00B26AE1" w:rsidRPr="00126093" w:rsidRDefault="00B26AE1" w:rsidP="008567D9">
      <w:pPr>
        <w:widowControl/>
        <w:spacing w:line="270" w:lineRule="atLeast"/>
        <w:ind w:firstLine="405"/>
        <w:jc w:val="left"/>
        <w:rPr>
          <w:rFonts w:ascii="����" w:eastAsia="宋体" w:hAnsi="����" w:cs="宋体" w:hint="eastAsia"/>
          <w:kern w:val="0"/>
          <w:sz w:val="20"/>
          <w:szCs w:val="20"/>
        </w:rPr>
      </w:pPr>
      <w:r>
        <w:rPr>
          <w:rFonts w:ascii="����" w:eastAsia="宋体" w:hAnsi="����" w:cs="宋体" w:hint="eastAsia"/>
          <w:kern w:val="0"/>
          <w:sz w:val="20"/>
          <w:szCs w:val="20"/>
        </w:rPr>
        <w:t>当</w:t>
      </w:r>
      <w:r w:rsidR="00C94B5C">
        <w:rPr>
          <w:rFonts w:ascii="����" w:eastAsia="宋体" w:hAnsi="����" w:cs="宋体" w:hint="eastAsia"/>
          <w:kern w:val="0"/>
          <w:sz w:val="20"/>
          <w:szCs w:val="20"/>
        </w:rPr>
        <w:t>窗口下边缘越界，则令窗口对应到剩下的井段数据，然后进行静态色度标定</w:t>
      </w:r>
      <w:r w:rsidR="005B3533">
        <w:rPr>
          <w:rFonts w:ascii="����" w:eastAsia="宋体" w:hAnsi="����" w:cs="宋体" w:hint="eastAsia"/>
          <w:kern w:val="0"/>
          <w:sz w:val="20"/>
          <w:szCs w:val="20"/>
        </w:rPr>
        <w:t>、标定结果存放、调整权值操作</w:t>
      </w:r>
      <w:r w:rsidR="005F7E42">
        <w:rPr>
          <w:rFonts w:ascii="����" w:eastAsia="宋体" w:hAnsi="����" w:cs="宋体" w:hint="eastAsia"/>
          <w:kern w:val="0"/>
          <w:sz w:val="20"/>
          <w:szCs w:val="20"/>
        </w:rPr>
        <w:t>，</w:t>
      </w:r>
      <w:r w:rsidR="005B3533">
        <w:rPr>
          <w:rFonts w:ascii="����" w:eastAsia="宋体" w:hAnsi="����" w:cs="宋体" w:hint="eastAsia"/>
          <w:kern w:val="0"/>
          <w:sz w:val="20"/>
          <w:szCs w:val="20"/>
        </w:rPr>
        <w:t>最后根据权值对各深度点数据求平均值</w:t>
      </w:r>
      <w:r w:rsidR="005F7E42">
        <w:rPr>
          <w:rFonts w:ascii="����" w:eastAsia="宋体" w:hAnsi="����" w:cs="宋体" w:hint="eastAsia"/>
          <w:kern w:val="0"/>
          <w:sz w:val="20"/>
          <w:szCs w:val="20"/>
        </w:rPr>
        <w:t>，得到最终的色标值。</w:t>
      </w:r>
    </w:p>
    <w:p w14:paraId="195B9930" w14:textId="51B391E1" w:rsidR="00996933" w:rsidRDefault="00BA32E2" w:rsidP="00996933">
      <w:pPr>
        <w:widowControl/>
        <w:spacing w:line="270" w:lineRule="atLeast"/>
        <w:jc w:val="center"/>
        <w:rPr>
          <w:rFonts w:ascii="����" w:eastAsia="宋体" w:hAnsi="����" w:cs="宋体" w:hint="eastAsia"/>
          <w:kern w:val="0"/>
          <w:sz w:val="20"/>
          <w:szCs w:val="20"/>
        </w:rPr>
      </w:pPr>
      <w:r>
        <w:rPr>
          <w:rFonts w:ascii="����" w:eastAsia="宋体" w:hAnsi="����" w:cs="宋体" w:hint="eastAsia"/>
          <w:noProof/>
          <w:kern w:val="0"/>
          <w:sz w:val="20"/>
          <w:szCs w:val="20"/>
        </w:rPr>
        <w:drawing>
          <wp:inline distT="0" distB="0" distL="0" distR="0" wp14:anchorId="05A53B05" wp14:editId="70F03C67">
            <wp:extent cx="5270500" cy="320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5270500" cy="3200400"/>
                    </a:xfrm>
                    <a:prstGeom prst="rect">
                      <a:avLst/>
                    </a:prstGeom>
                    <a:noFill/>
                    <a:ln>
                      <a:noFill/>
                    </a:ln>
                  </pic:spPr>
                </pic:pic>
              </a:graphicData>
            </a:graphic>
          </wp:inline>
        </w:drawing>
      </w:r>
    </w:p>
    <w:p w14:paraId="6B29B517" w14:textId="25852A82" w:rsidR="00AD352E" w:rsidRPr="00AD352E" w:rsidRDefault="00AD352E" w:rsidP="00AD352E">
      <w:pPr>
        <w:widowControl/>
        <w:spacing w:line="270" w:lineRule="atLeast"/>
        <w:jc w:val="center"/>
        <w:rPr>
          <w:rFonts w:ascii="����" w:eastAsia="宋体" w:hAnsi="����" w:cs="宋体" w:hint="eastAsia"/>
          <w:kern w:val="0"/>
          <w:sz w:val="20"/>
          <w:szCs w:val="20"/>
        </w:rPr>
      </w:pPr>
      <w:r w:rsidRPr="00AD352E">
        <w:rPr>
          <w:rFonts w:ascii="����" w:eastAsia="宋体" w:hAnsi="����" w:cs="宋体" w:hint="eastAsia"/>
          <w:kern w:val="0"/>
          <w:sz w:val="20"/>
          <w:szCs w:val="20"/>
        </w:rPr>
        <w:t>图</w:t>
      </w:r>
      <w:r w:rsidRPr="00AD352E">
        <w:rPr>
          <w:rFonts w:ascii="����" w:eastAsia="宋体" w:hAnsi="����" w:cs="宋体"/>
          <w:kern w:val="0"/>
          <w:sz w:val="20"/>
          <w:szCs w:val="20"/>
        </w:rPr>
        <w:t xml:space="preserve">4 </w:t>
      </w:r>
      <w:r>
        <w:rPr>
          <w:rFonts w:ascii="����" w:eastAsia="宋体" w:hAnsi="����" w:cs="宋体" w:hint="eastAsia"/>
          <w:kern w:val="0"/>
          <w:sz w:val="20"/>
          <w:szCs w:val="20"/>
        </w:rPr>
        <w:t>平均值法流程图</w:t>
      </w:r>
    </w:p>
    <w:p w14:paraId="7A786B13" w14:textId="1FD75046" w:rsidR="00AD352E" w:rsidRDefault="00AD352E" w:rsidP="00AD352E">
      <w:pPr>
        <w:widowControl/>
        <w:spacing w:line="270" w:lineRule="atLeast"/>
        <w:jc w:val="center"/>
        <w:rPr>
          <w:rFonts w:ascii="����" w:eastAsia="宋体" w:hAnsi="����" w:cs="宋体" w:hint="eastAsia"/>
          <w:kern w:val="0"/>
          <w:sz w:val="20"/>
          <w:szCs w:val="20"/>
        </w:rPr>
      </w:pPr>
      <w:r w:rsidRPr="00AD352E">
        <w:rPr>
          <w:rFonts w:ascii="����" w:eastAsia="宋体" w:hAnsi="����" w:cs="宋体"/>
          <w:kern w:val="0"/>
          <w:sz w:val="20"/>
          <w:szCs w:val="20"/>
        </w:rPr>
        <w:t>Fig.</w:t>
      </w:r>
      <w:r w:rsidR="008D7FD1">
        <w:rPr>
          <w:rFonts w:ascii="����" w:eastAsia="宋体" w:hAnsi="����" w:cs="宋体" w:hint="eastAsia"/>
          <w:kern w:val="0"/>
          <w:sz w:val="20"/>
          <w:szCs w:val="20"/>
        </w:rPr>
        <w:t>4</w:t>
      </w:r>
      <w:r w:rsidRPr="00AD352E">
        <w:rPr>
          <w:rFonts w:ascii="����" w:eastAsia="宋体" w:hAnsi="����" w:cs="宋体"/>
          <w:kern w:val="0"/>
          <w:sz w:val="20"/>
          <w:szCs w:val="20"/>
        </w:rPr>
        <w:t xml:space="preserve"> </w:t>
      </w:r>
      <w:r w:rsidR="008D7FD1" w:rsidRPr="008D7FD1">
        <w:rPr>
          <w:rFonts w:ascii="����" w:eastAsia="宋体" w:hAnsi="����" w:cs="宋体"/>
          <w:kern w:val="0"/>
          <w:sz w:val="20"/>
          <w:szCs w:val="20"/>
        </w:rPr>
        <w:t>Flow chart of mean value method</w:t>
      </w:r>
    </w:p>
    <w:p w14:paraId="77009B3E" w14:textId="77777777" w:rsidR="00996933" w:rsidRPr="00996933" w:rsidRDefault="00996933" w:rsidP="00996933">
      <w:pPr>
        <w:widowControl/>
        <w:spacing w:line="270" w:lineRule="atLeast"/>
        <w:ind w:firstLine="405"/>
        <w:jc w:val="left"/>
        <w:rPr>
          <w:rFonts w:ascii="����" w:eastAsia="宋体" w:hAnsi="����" w:cs="宋体" w:hint="eastAsia"/>
          <w:kern w:val="0"/>
          <w:sz w:val="20"/>
          <w:szCs w:val="20"/>
        </w:rPr>
      </w:pPr>
    </w:p>
    <w:p w14:paraId="7705EF24" w14:textId="5EEF6E2E" w:rsidR="004612FE" w:rsidRDefault="004612FE" w:rsidP="002F4833">
      <w:pPr>
        <w:jc w:val="left"/>
        <w:rPr>
          <w:rFonts w:ascii="MicrosoftYaHei" w:hAnsi="MicrosoftYaHei" w:hint="eastAsia"/>
          <w:color w:val="333333"/>
          <w:sz w:val="20"/>
          <w:szCs w:val="20"/>
        </w:rPr>
      </w:pPr>
      <w:r>
        <w:rPr>
          <w:rFonts w:ascii="MicrosoftYaHei" w:hAnsi="MicrosoftYaHei" w:hint="eastAsia"/>
          <w:noProof/>
          <w:color w:val="333333"/>
          <w:sz w:val="20"/>
          <w:szCs w:val="20"/>
        </w:rPr>
        <w:drawing>
          <wp:inline distT="0" distB="0" distL="0" distR="0" wp14:anchorId="5367D761" wp14:editId="4B4A2930">
            <wp:extent cx="5268595" cy="267271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268595" cy="2672715"/>
                    </a:xfrm>
                    <a:prstGeom prst="rect">
                      <a:avLst/>
                    </a:prstGeom>
                    <a:noFill/>
                    <a:ln>
                      <a:noFill/>
                    </a:ln>
                  </pic:spPr>
                </pic:pic>
              </a:graphicData>
            </a:graphic>
          </wp:inline>
        </w:drawing>
      </w:r>
    </w:p>
    <w:p w14:paraId="49E486CD" w14:textId="418979A7" w:rsidR="004612FE" w:rsidRPr="00996933" w:rsidRDefault="004612FE" w:rsidP="004612FE">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4</w:t>
      </w:r>
      <w:r w:rsidRPr="00996933">
        <w:rPr>
          <w:rFonts w:ascii="宋体" w:eastAsia="宋体" w:hAnsi="宋体"/>
          <w:color w:val="333333"/>
          <w:sz w:val="20"/>
          <w:szCs w:val="20"/>
        </w:rPr>
        <w:t xml:space="preserve"> </w:t>
      </w:r>
      <w:r w:rsidRPr="00996933">
        <w:rPr>
          <w:rFonts w:ascii="宋体" w:eastAsia="宋体" w:hAnsi="宋体" w:hint="eastAsia"/>
          <w:color w:val="333333"/>
          <w:sz w:val="20"/>
          <w:szCs w:val="20"/>
        </w:rPr>
        <w:t>动态色度标定和动态色度标定改进方法的结果</w:t>
      </w:r>
    </w:p>
    <w:p w14:paraId="2262BD18" w14:textId="6A1075F1" w:rsidR="004612FE" w:rsidRDefault="004612FE" w:rsidP="004612FE">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3</w:t>
      </w:r>
      <w:r>
        <w:rPr>
          <w:rFonts w:ascii="MicrosoftYaHei" w:hAnsi="MicrosoftYaHei"/>
          <w:color w:val="333333"/>
          <w:sz w:val="20"/>
          <w:szCs w:val="20"/>
        </w:rPr>
        <w:t xml:space="preserve"> </w:t>
      </w:r>
      <w:r>
        <w:rPr>
          <w:rFonts w:ascii="MicrosoftYaHei" w:hAnsi="MicrosoftYaHei" w:hint="eastAsia"/>
          <w:color w:val="333333"/>
          <w:sz w:val="20"/>
          <w:szCs w:val="20"/>
        </w:rPr>
        <w:t>R</w:t>
      </w:r>
      <w:r w:rsidRPr="004612FE">
        <w:rPr>
          <w:rFonts w:ascii="MicrosoftYaHei" w:hAnsi="MicrosoftYaHei"/>
          <w:color w:val="333333"/>
          <w:sz w:val="20"/>
          <w:szCs w:val="20"/>
        </w:rPr>
        <w:t xml:space="preserve">esult of </w:t>
      </w:r>
      <w:r>
        <w:rPr>
          <w:rFonts w:ascii="MicrosoftYaHei" w:hAnsi="MicrosoftYaHei" w:hint="eastAsia"/>
          <w:color w:val="333333"/>
          <w:sz w:val="20"/>
          <w:szCs w:val="20"/>
        </w:rPr>
        <w:t>d</w:t>
      </w:r>
      <w:r w:rsidRPr="004612FE">
        <w:rPr>
          <w:rFonts w:ascii="MicrosoftYaHei" w:hAnsi="MicrosoftYaHei"/>
          <w:color w:val="333333"/>
          <w:sz w:val="20"/>
          <w:szCs w:val="20"/>
        </w:rPr>
        <w:t>ynamic chromaticity calibration and the improved method of dynamic chromaticity calibration</w:t>
      </w:r>
    </w:p>
    <w:p w14:paraId="14897E89" w14:textId="51192268" w:rsidR="00996933" w:rsidRDefault="00996933" w:rsidP="00996933">
      <w:pPr>
        <w:jc w:val="left"/>
        <w:rPr>
          <w:rFonts w:ascii="����" w:eastAsia="宋体" w:hAnsi="����" w:cs="宋体" w:hint="eastAsia"/>
          <w:b/>
          <w:bCs/>
          <w:kern w:val="0"/>
          <w:sz w:val="27"/>
          <w:szCs w:val="27"/>
        </w:rPr>
      </w:pPr>
      <w:r>
        <w:rPr>
          <w:rFonts w:ascii="����" w:eastAsia="宋体" w:hAnsi="����" w:cs="宋体" w:hint="eastAsia"/>
          <w:b/>
          <w:bCs/>
          <w:kern w:val="0"/>
          <w:sz w:val="27"/>
          <w:szCs w:val="27"/>
        </w:rPr>
        <w:lastRenderedPageBreak/>
        <w:t>3</w:t>
      </w:r>
      <w:r w:rsidRPr="006F02C3">
        <w:rPr>
          <w:rFonts w:ascii="����" w:eastAsia="宋体" w:hAnsi="����" w:cs="宋体"/>
          <w:b/>
          <w:bCs/>
          <w:kern w:val="0"/>
          <w:sz w:val="27"/>
          <w:szCs w:val="27"/>
        </w:rPr>
        <w:t>.</w:t>
      </w:r>
      <w:r>
        <w:rPr>
          <w:rFonts w:ascii="����" w:eastAsia="宋体" w:hAnsi="����" w:cs="宋体" w:hint="eastAsia"/>
          <w:b/>
          <w:bCs/>
          <w:kern w:val="0"/>
          <w:sz w:val="27"/>
          <w:szCs w:val="27"/>
        </w:rPr>
        <w:t>1</w:t>
      </w:r>
      <w:r w:rsidRPr="006F02C3">
        <w:rPr>
          <w:rFonts w:ascii="����" w:eastAsia="宋体" w:hAnsi="����" w:cs="宋体"/>
          <w:b/>
          <w:bCs/>
          <w:kern w:val="0"/>
          <w:sz w:val="27"/>
          <w:szCs w:val="27"/>
        </w:rPr>
        <w:t>.</w:t>
      </w:r>
      <w:r>
        <w:rPr>
          <w:rFonts w:ascii="����" w:eastAsia="宋体" w:hAnsi="����" w:cs="宋体"/>
          <w:b/>
          <w:bCs/>
          <w:kern w:val="0"/>
          <w:sz w:val="27"/>
          <w:szCs w:val="27"/>
        </w:rPr>
        <w:t xml:space="preserve">2 </w:t>
      </w:r>
      <w:r>
        <w:rPr>
          <w:rFonts w:ascii="����" w:eastAsia="宋体" w:hAnsi="����" w:cs="宋体" w:hint="eastAsia"/>
          <w:b/>
          <w:bCs/>
          <w:kern w:val="0"/>
          <w:sz w:val="27"/>
          <w:szCs w:val="27"/>
        </w:rPr>
        <w:t>消除断层的原理</w:t>
      </w:r>
      <w:ins w:id="31" w:author="dell" w:date="2021-12-16T17:44:00Z">
        <w:r w:rsidR="006C7DBD">
          <w:rPr>
            <w:rFonts w:ascii="����" w:eastAsia="宋体" w:hAnsi="����" w:cs="宋体" w:hint="eastAsia"/>
            <w:b/>
            <w:bCs/>
            <w:kern w:val="0"/>
            <w:sz w:val="27"/>
            <w:szCs w:val="27"/>
          </w:rPr>
          <w:t>与效果</w:t>
        </w:r>
      </w:ins>
    </w:p>
    <w:p w14:paraId="7EEF3A87" w14:textId="19F73C44" w:rsidR="00B15EF8" w:rsidRDefault="00B15EF8" w:rsidP="00996933">
      <w:pPr>
        <w:jc w:val="left"/>
        <w:rPr>
          <w:rFonts w:ascii="����" w:eastAsia="宋体" w:hAnsi="����" w:cs="宋体" w:hint="eastAsia"/>
          <w:b/>
          <w:bCs/>
          <w:kern w:val="0"/>
          <w:sz w:val="27"/>
          <w:szCs w:val="27"/>
        </w:rPr>
      </w:pPr>
      <w:r>
        <w:rPr>
          <w:noProof/>
        </w:rPr>
        <w:drawing>
          <wp:inline distT="0" distB="0" distL="0" distR="0" wp14:anchorId="743E69CB" wp14:editId="196D8796">
            <wp:extent cx="5266690" cy="12865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259592BB" w14:textId="455ED2B2" w:rsidR="00B15EF8" w:rsidRPr="00996933" w:rsidRDefault="00B15EF8" w:rsidP="00B15EF8">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5</w:t>
      </w:r>
      <w:r w:rsidRPr="00996933">
        <w:rPr>
          <w:rFonts w:ascii="宋体" w:eastAsia="宋体" w:hAnsi="宋体"/>
          <w:color w:val="333333"/>
          <w:sz w:val="20"/>
          <w:szCs w:val="20"/>
        </w:rPr>
        <w:t xml:space="preserve"> </w:t>
      </w:r>
      <w:r>
        <w:rPr>
          <w:rFonts w:ascii="宋体" w:eastAsia="宋体" w:hAnsi="宋体" w:hint="eastAsia"/>
          <w:color w:val="333333"/>
          <w:sz w:val="20"/>
          <w:szCs w:val="20"/>
        </w:rPr>
        <w:t>平均值法下各深度点的标定参数</w:t>
      </w:r>
    </w:p>
    <w:p w14:paraId="3CCFCE13" w14:textId="67DC97B9" w:rsidR="00B15EF8" w:rsidRPr="00B15EF8" w:rsidRDefault="00B15EF8" w:rsidP="00B15EF8">
      <w:pPr>
        <w:widowControl/>
        <w:spacing w:line="270" w:lineRule="atLeast"/>
        <w:ind w:firstLine="405"/>
        <w:jc w:val="center"/>
        <w:rPr>
          <w:rFonts w:ascii="MicrosoftYaHei" w:hAnsi="MicrosoftYaHei" w:hint="eastAsia"/>
          <w:color w:val="333333"/>
          <w:sz w:val="20"/>
          <w:szCs w:val="20"/>
        </w:rPr>
      </w:pPr>
      <w:r w:rsidRPr="004612FE">
        <w:rPr>
          <w:rFonts w:ascii="MicrosoftYaHei" w:hAnsi="MicrosoftYaHei"/>
          <w:color w:val="333333"/>
          <w:sz w:val="20"/>
          <w:szCs w:val="20"/>
        </w:rPr>
        <w:t>Fig.</w:t>
      </w:r>
      <w:r w:rsidR="00D9359F">
        <w:rPr>
          <w:rFonts w:ascii="MicrosoftYaHei" w:hAnsi="MicrosoftYaHei" w:hint="eastAsia"/>
          <w:color w:val="333333"/>
          <w:sz w:val="20"/>
          <w:szCs w:val="20"/>
        </w:rPr>
        <w:t>4</w:t>
      </w:r>
      <w:r>
        <w:rPr>
          <w:rFonts w:ascii="MicrosoftYaHei" w:hAnsi="MicrosoftYaHei"/>
          <w:color w:val="333333"/>
          <w:sz w:val="20"/>
          <w:szCs w:val="20"/>
        </w:rPr>
        <w:t xml:space="preserve"> </w:t>
      </w:r>
      <w:r w:rsidRPr="00B15EF8">
        <w:rPr>
          <w:rFonts w:ascii="MicrosoftYaHei" w:hAnsi="MicrosoftYaHei"/>
          <w:color w:val="333333"/>
          <w:sz w:val="20"/>
          <w:szCs w:val="20"/>
        </w:rPr>
        <w:t>Calibration parameters of each depth point under mean value method</w:t>
      </w:r>
    </w:p>
    <w:p w14:paraId="3E875464" w14:textId="3FF6FDAD" w:rsidR="00B15EF8" w:rsidRPr="00A54B86" w:rsidRDefault="00996933" w:rsidP="007320B7">
      <w:pPr>
        <w:rPr>
          <w:rFonts w:ascii="宋体" w:eastAsia="宋体" w:hAnsi="宋体"/>
        </w:rPr>
      </w:pPr>
      <w:r>
        <w:tab/>
      </w:r>
      <w:r w:rsidRPr="00A54B86">
        <w:rPr>
          <w:rFonts w:ascii="宋体" w:eastAsia="宋体" w:hAnsi="宋体" w:hint="eastAsia"/>
        </w:rPr>
        <w:t>通过平均值法，对于</w:t>
      </w:r>
      <m:oMath>
        <m:r>
          <w:rPr>
            <w:rFonts w:ascii="Cambria Math" w:eastAsia="宋体" w:hAnsi="Cambria Math"/>
          </w:rPr>
          <m:t>S</m:t>
        </m:r>
      </m:oMath>
      <w:r w:rsidRPr="00A54B86">
        <w:rPr>
          <w:rFonts w:ascii="宋体" w:eastAsia="宋体" w:hAnsi="宋体"/>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offset</m:t>
            </m:r>
          </m:sub>
        </m:sSub>
      </m:oMath>
      <w:r w:rsidRPr="00A54B86">
        <w:rPr>
          <w:rFonts w:ascii="宋体" w:eastAsia="宋体" w:hAnsi="宋体"/>
        </w:rPr>
        <w:t>随窗口移动而产生的一次大的突变被划分成多端阶梯状变化</w:t>
      </w:r>
      <w:r w:rsidR="00B15EF8" w:rsidRPr="00A54B86">
        <w:rPr>
          <w:rFonts w:ascii="宋体" w:eastAsia="宋体" w:hAnsi="宋体" w:hint="eastAsia"/>
        </w:rPr>
        <w:t>（如图</w:t>
      </w:r>
      <w:r w:rsidR="00156DC6">
        <w:rPr>
          <w:rFonts w:ascii="宋体" w:eastAsia="宋体" w:hAnsi="宋体" w:hint="eastAsia"/>
        </w:rPr>
        <w:t>5</w:t>
      </w:r>
      <w:r w:rsidR="00B15EF8" w:rsidRPr="00A54B86">
        <w:rPr>
          <w:rFonts w:ascii="宋体" w:eastAsia="宋体" w:hAnsi="宋体" w:hint="eastAsia"/>
        </w:rPr>
        <w:t>所示）</w:t>
      </w:r>
      <w:r w:rsidRPr="00A54B86">
        <w:rPr>
          <w:rFonts w:ascii="宋体" w:eastAsia="宋体" w:hAnsi="宋体"/>
        </w:rPr>
        <w:t>，由此令</w:t>
      </w:r>
      <m:oMath>
        <m:r>
          <w:rPr>
            <w:rFonts w:ascii="Cambria Math" w:eastAsia="宋体" w:hAnsi="Cambria Math"/>
          </w:rPr>
          <m:t>S</m:t>
        </m:r>
      </m:oMath>
      <w:r w:rsidRPr="00A54B86">
        <w:rPr>
          <w:rFonts w:ascii="宋体" w:eastAsia="宋体" w:hAnsi="宋体"/>
        </w:rPr>
        <w:t>和</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offset</m:t>
            </m:r>
          </m:sub>
        </m:sSub>
      </m:oMath>
      <w:r w:rsidR="004D47F5" w:rsidRPr="00A54B86">
        <w:rPr>
          <w:rFonts w:ascii="宋体" w:eastAsia="宋体" w:hAnsi="宋体" w:hint="eastAsia"/>
        </w:rPr>
        <w:t>在</w:t>
      </w:r>
      <w:r w:rsidRPr="00A54B86">
        <w:rPr>
          <w:rFonts w:ascii="宋体" w:eastAsia="宋体" w:hAnsi="宋体"/>
        </w:rPr>
        <w:t>窗口</w:t>
      </w:r>
      <w:r w:rsidR="004D47F5" w:rsidRPr="00A54B86">
        <w:rPr>
          <w:rFonts w:ascii="宋体" w:eastAsia="宋体" w:hAnsi="宋体" w:hint="eastAsia"/>
        </w:rPr>
        <w:t>边缘产生的阶跃</w:t>
      </w:r>
      <w:r w:rsidRPr="00A54B86">
        <w:rPr>
          <w:rFonts w:ascii="宋体" w:eastAsia="宋体" w:hAnsi="宋体"/>
        </w:rPr>
        <w:t>变小，</w:t>
      </w:r>
      <w:r w:rsidRPr="00A54B86">
        <w:rPr>
          <w:rFonts w:ascii="宋体" w:eastAsia="宋体" w:hAnsi="宋体" w:hint="eastAsia"/>
        </w:rPr>
        <w:t>从而减弱了断层现象</w:t>
      </w:r>
      <w:r w:rsidRPr="00A54B86">
        <w:rPr>
          <w:rFonts w:ascii="宋体" w:eastAsia="宋体" w:hAnsi="宋体"/>
        </w:rPr>
        <w:t>。</w:t>
      </w:r>
    </w:p>
    <w:p w14:paraId="695F62E8" w14:textId="77777777" w:rsidR="00B15EF8" w:rsidRPr="00BD31A0" w:rsidRDefault="00B15EF8" w:rsidP="00B15EF8">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2</w:t>
      </w:r>
      <w:r w:rsidRPr="006F02C3">
        <w:rPr>
          <w:rFonts w:ascii="����" w:eastAsia="宋体" w:hAnsi="����" w:cs="宋体"/>
          <w:b/>
          <w:bCs/>
          <w:kern w:val="0"/>
          <w:sz w:val="27"/>
          <w:szCs w:val="27"/>
        </w:rPr>
        <w:t> </w:t>
      </w:r>
      <w:r>
        <w:rPr>
          <w:rFonts w:ascii="����" w:eastAsia="宋体" w:hAnsi="����" w:cs="宋体" w:hint="eastAsia"/>
          <w:b/>
          <w:bCs/>
          <w:kern w:val="0"/>
          <w:sz w:val="27"/>
          <w:szCs w:val="27"/>
        </w:rPr>
        <w:t>渐变过渡法</w:t>
      </w:r>
    </w:p>
    <w:p w14:paraId="13CC2FDE" w14:textId="77777777" w:rsidR="00B15EF8" w:rsidRDefault="00B15EF8" w:rsidP="00B15EF8">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b/>
          <w:bCs/>
          <w:kern w:val="0"/>
          <w:sz w:val="27"/>
          <w:szCs w:val="27"/>
        </w:rPr>
        <w:t>2</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62C70E00" w14:textId="663FC63B" w:rsidR="004D47F5" w:rsidRPr="00276220" w:rsidRDefault="00B15EF8" w:rsidP="00276220">
      <w:pPr>
        <w:rPr>
          <w:rFonts w:ascii="宋体" w:eastAsia="宋体" w:hAnsi="宋体"/>
        </w:rPr>
      </w:pPr>
      <w:r>
        <w:tab/>
      </w:r>
      <w:r w:rsidRPr="00A54B86">
        <w:rPr>
          <w:rFonts w:ascii="宋体" w:eastAsia="宋体" w:hAnsi="宋体" w:hint="eastAsia"/>
        </w:rPr>
        <w:t>渐变过渡法并不改变色度标定的窗长和滑动步长，由于每次滑动</w:t>
      </w:r>
      <w:r w:rsidRPr="00A54B86">
        <w:rPr>
          <w:rFonts w:ascii="宋体" w:eastAsia="宋体" w:hAnsi="宋体"/>
        </w:rPr>
        <w:t>4/5窗长后，前一次静态标定和后一次静态标定的数据存在1/5窗口长度的重叠部分，通过对与重叠的1/5窗长进行处理可以有效消除断层</w:t>
      </w:r>
      <w:r w:rsidR="00486B43">
        <w:rPr>
          <w:rFonts w:ascii="宋体" w:eastAsia="宋体" w:hAnsi="宋体" w:hint="eastAsia"/>
        </w:rPr>
        <w:t>现象</w:t>
      </w:r>
      <w:r w:rsidR="00276220">
        <w:rPr>
          <w:rFonts w:ascii="宋体" w:eastAsia="宋体" w:hAnsi="宋体" w:hint="eastAsia"/>
        </w:rPr>
        <w:t>，渐变过渡法的处理结果如图</w:t>
      </w:r>
      <w:r w:rsidR="00156DC6">
        <w:rPr>
          <w:rFonts w:ascii="宋体" w:eastAsia="宋体" w:hAnsi="宋体" w:hint="eastAsia"/>
        </w:rPr>
        <w:t>4</w:t>
      </w:r>
      <w:r w:rsidR="00276220">
        <w:rPr>
          <w:rFonts w:ascii="宋体" w:eastAsia="宋体" w:hAnsi="宋体" w:hint="eastAsia"/>
        </w:rPr>
        <w:t>左3所示。</w:t>
      </w:r>
    </w:p>
    <w:p w14:paraId="5259707F" w14:textId="716EA09C" w:rsidR="00996933" w:rsidRPr="00276220" w:rsidRDefault="00996933" w:rsidP="00996933">
      <w:pPr>
        <w:jc w:val="left"/>
        <w:rPr>
          <w:rFonts w:ascii="宋体" w:eastAsia="宋体" w:hAnsi="宋体"/>
        </w:rPr>
      </w:pPr>
      <w:r>
        <w:tab/>
      </w:r>
      <w:r w:rsidRPr="00276220">
        <w:rPr>
          <w:rFonts w:ascii="宋体" w:eastAsia="宋体" w:hAnsi="宋体"/>
        </w:rPr>
        <w:t>重叠的部分经过了两次静态色度标定，得到在前一个窗口下的静态色度标定和后一个窗口下的静态色度标定的两组色标值</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first</m:t>
            </m:r>
          </m:sub>
        </m:sSub>
      </m:oMath>
      <w:r w:rsidRPr="00276220">
        <w:rPr>
          <w:rFonts w:ascii="宋体" w:eastAsia="宋体" w:hAnsi="宋体"/>
        </w:rPr>
        <w:t>、</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second</m:t>
            </m:r>
          </m:sub>
        </m:sSub>
      </m:oMath>
      <w:r w:rsidRPr="00276220">
        <w:rPr>
          <w:rFonts w:ascii="宋体" w:eastAsia="宋体" w:hAnsi="宋体"/>
        </w:rPr>
        <w:t>，对于这两段色标值分别乘上一个权</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oMath>
      <w:r w:rsidRPr="00276220">
        <w:rPr>
          <w:rFonts w:ascii="宋体" w:eastAsia="宋体" w:hAnsi="宋体"/>
        </w:rPr>
        <w:t>、</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，然后相加得到重叠部分最终的色标值。权值</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r>
          <w:rPr>
            <w:rFonts w:ascii="Cambria Math" w:eastAsia="宋体" w:hAnsi="Cambria Math"/>
          </w:rPr>
          <m:t>、</m:t>
        </m:r>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需要满足以下两个条件：</w:t>
      </w:r>
    </w:p>
    <w:p w14:paraId="5145BFD5" w14:textId="77777777" w:rsidR="00996933" w:rsidRPr="00276220" w:rsidRDefault="00996933" w:rsidP="00996933">
      <w:pPr>
        <w:jc w:val="left"/>
        <w:rPr>
          <w:rFonts w:ascii="宋体" w:eastAsia="宋体" w:hAnsi="宋体"/>
        </w:rPr>
      </w:pPr>
    </w:p>
    <w:p w14:paraId="2B0034EE" w14:textId="66D4ED23" w:rsidR="00996933" w:rsidRPr="00276220" w:rsidRDefault="00996933" w:rsidP="00996933">
      <w:pPr>
        <w:rPr>
          <w:rFonts w:ascii="宋体" w:eastAsia="宋体" w:hAnsi="宋体"/>
        </w:rPr>
      </w:pPr>
      <w:r w:rsidRPr="00276220">
        <w:rPr>
          <w:rFonts w:ascii="宋体" w:eastAsia="宋体" w:hAnsi="宋体"/>
        </w:rPr>
        <w:t xml:space="preserve">(1)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oMath>
      <w:r w:rsidRPr="00276220">
        <w:rPr>
          <w:rFonts w:ascii="宋体" w:eastAsia="宋体" w:hAnsi="宋体"/>
        </w:rPr>
        <w:t xml:space="preserve">随下标由1逐渐降低到0，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随下标由0逐渐上升到1</w:t>
      </w:r>
    </w:p>
    <w:p w14:paraId="41FB6B26" w14:textId="29104128" w:rsidR="00996933" w:rsidRPr="00276220" w:rsidRDefault="00996933" w:rsidP="00996933">
      <w:pPr>
        <w:rPr>
          <w:rFonts w:ascii="宋体" w:eastAsia="宋体" w:hAnsi="宋体"/>
        </w:rPr>
      </w:pPr>
      <w:r w:rsidRPr="00276220">
        <w:rPr>
          <w:rFonts w:ascii="宋体" w:eastAsia="宋体" w:hAnsi="宋体"/>
        </w:rPr>
        <w:t xml:space="preserve">(2) </w:t>
      </w:r>
      <m:oMath>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forward</m:t>
            </m:r>
          </m:sub>
        </m:sSub>
        <m:r>
          <w:rPr>
            <w:rFonts w:ascii="Cambria Math" w:eastAsia="宋体" w:hAnsi="Cambria Math"/>
          </w:rPr>
          <m:t>、</m:t>
        </m:r>
        <m:sSub>
          <m:sSubPr>
            <m:ctrlPr>
              <w:rPr>
                <w:rFonts w:ascii="Cambria Math" w:eastAsia="宋体" w:hAnsi="Cambria Math"/>
                <w:i/>
              </w:rPr>
            </m:ctrlPr>
          </m:sSubPr>
          <m:e>
            <m:acc>
              <m:accPr>
                <m:chr m:val="⃗"/>
                <m:ctrlPr>
                  <w:rPr>
                    <w:rFonts w:ascii="Cambria Math" w:eastAsia="宋体" w:hAnsi="Cambria Math"/>
                  </w:rPr>
                </m:ctrlPr>
              </m:accPr>
              <m:e>
                <m:r>
                  <w:rPr>
                    <w:rFonts w:ascii="Cambria Math" w:eastAsia="宋体" w:hAnsi="Cambria Math"/>
                  </w:rPr>
                  <m:t>w</m:t>
                </m:r>
              </m:e>
            </m:acc>
          </m:e>
          <m:sub>
            <m:r>
              <w:rPr>
                <w:rFonts w:ascii="Cambria Math" w:eastAsia="宋体" w:hAnsi="Cambria Math"/>
              </w:rPr>
              <m:t>backward</m:t>
            </m:r>
          </m:sub>
        </m:sSub>
      </m:oMath>
      <w:r w:rsidRPr="00276220">
        <w:rPr>
          <w:rFonts w:ascii="宋体" w:eastAsia="宋体" w:hAnsi="宋体"/>
        </w:rPr>
        <w:t>相同下标值相加等于1</w:t>
      </w:r>
    </w:p>
    <w:p w14:paraId="6BAB704D" w14:textId="5E1E68BE" w:rsidR="00996933" w:rsidRPr="00276220" w:rsidRDefault="00996933" w:rsidP="00996933">
      <w:pPr>
        <w:jc w:val="left"/>
        <w:rPr>
          <w:rFonts w:ascii="宋体" w:eastAsia="宋体" w:hAnsi="宋体"/>
          <w:color w:val="333333"/>
          <w:sz w:val="20"/>
          <w:szCs w:val="20"/>
        </w:rPr>
      </w:pPr>
    </w:p>
    <w:p w14:paraId="0FF274B2" w14:textId="55651752" w:rsidR="00996933" w:rsidRPr="00276220" w:rsidRDefault="00216A8C" w:rsidP="00996933">
      <w:pPr>
        <w:rPr>
          <w:rFonts w:ascii="宋体" w:eastAsia="宋体" w:hAnsi="宋体"/>
        </w:rPr>
      </w:pPr>
      <w:r>
        <w:rPr>
          <w:rFonts w:ascii="宋体" w:eastAsia="宋体" w:hAnsi="宋体"/>
        </w:rPr>
        <w:tab/>
      </w:r>
      <w:r w:rsidR="00996933" w:rsidRPr="00276220">
        <w:rPr>
          <w:rFonts w:ascii="宋体" w:eastAsia="宋体" w:hAnsi="宋体" w:hint="eastAsia"/>
        </w:rPr>
        <w:t>对于重叠部分通过公式</w:t>
      </w:r>
      <w:r w:rsidR="00996933" w:rsidRPr="00276220">
        <w:rPr>
          <w:rFonts w:ascii="宋体" w:eastAsia="宋体" w:hAnsi="宋体"/>
        </w:rPr>
        <w:t>(5)计算得到最终的色标值</w:t>
      </w:r>
      <m:oMath>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result</m:t>
            </m:r>
          </m:sub>
        </m:sSub>
      </m:oMath>
      <w:r w:rsidR="00996933" w:rsidRPr="00276220">
        <w:rPr>
          <w:rFonts w:ascii="宋体" w:eastAsia="宋体" w:hAnsi="宋体" w:hint="eastAsia"/>
        </w:rPr>
        <w:t>，实际使用中一般使用线性渐变权值便可以有效消除</w:t>
      </w:r>
      <w:r w:rsidR="00486B43">
        <w:rPr>
          <w:rFonts w:ascii="宋体" w:eastAsia="宋体" w:hAnsi="宋体" w:hint="eastAsia"/>
        </w:rPr>
        <w:t>窗口</w:t>
      </w:r>
      <w:r w:rsidR="00996933" w:rsidRPr="00276220">
        <w:rPr>
          <w:rFonts w:ascii="宋体" w:eastAsia="宋体" w:hAnsi="宋体" w:hint="eastAsia"/>
        </w:rPr>
        <w:t>边界的断层。</w:t>
      </w:r>
    </w:p>
    <w:p w14:paraId="63739320" w14:textId="067F18A3" w:rsidR="00996933" w:rsidRPr="00274380" w:rsidRDefault="00916256" w:rsidP="00996933">
      <w:pPr>
        <w:rPr>
          <w:i/>
        </w:rPr>
      </w:pPr>
      <m:oMathPara>
        <m:oMath>
          <m:eqArr>
            <m:eqArrPr>
              <m:maxDist m:val="1"/>
              <m:ctrlPr>
                <w:rPr>
                  <w:rFonts w:ascii="Cambria Math" w:eastAsia="宋体" w:hAnsi="Cambria Math"/>
                  <w:i/>
                </w:rPr>
              </m:ctrlPr>
            </m:eqArrPr>
            <m:e>
              <m:m>
                <m:mPr>
                  <m:plcHide m:val="1"/>
                  <m:mcs>
                    <m:mc>
                      <m:mcPr>
                        <m:count m:val="1"/>
                        <m:mcJc m:val="center"/>
                      </m:mcPr>
                    </m:mc>
                  </m:mcs>
                  <m:ctrlPr>
                    <w:rPr>
                      <w:rFonts w:ascii="Cambria Math" w:eastAsia="宋体" w:hAnsi="Cambria Math"/>
                    </w:rPr>
                  </m:ctrlPr>
                </m:mPr>
                <m:mr>
                  <m:e>
                    <m:sSub>
                      <m:sSubPr>
                        <m:ctrlPr>
                          <w:rPr>
                            <w:rFonts w:ascii="Cambria Math" w:eastAsia="宋体" w:hAnsi="Cambria Math"/>
                          </w:rPr>
                        </m:ctrlPr>
                      </m:sSubPr>
                      <m:e>
                        <m:r>
                          <m:rPr>
                            <m:sty m:val="bi"/>
                          </m:rPr>
                          <w:rPr>
                            <w:rFonts w:ascii="Cambria Math" w:eastAsia="宋体" w:hAnsi="Cambria Math"/>
                          </w:rPr>
                          <m:t>V</m:t>
                        </m:r>
                      </m:e>
                      <m:sub>
                        <m:r>
                          <w:rPr>
                            <w:rFonts w:ascii="Cambria Math" w:eastAsia="宋体" w:hAnsi="Cambria Math"/>
                          </w:rPr>
                          <m:t>result</m:t>
                        </m:r>
                      </m:sub>
                    </m:sSub>
                    <m:r>
                      <w:rPr>
                        <w:rFonts w:ascii="Cambria Math" w:eastAsia="宋体" w:hAnsi="Cambria Math"/>
                      </w:rPr>
                      <m:t>=</m:t>
                    </m:r>
                    <m:sSubSup>
                      <m:sSubSupPr>
                        <m:ctrlPr>
                          <w:rPr>
                            <w:rFonts w:ascii="Cambria Math" w:eastAsia="宋体" w:hAnsi="Cambria Math"/>
                          </w:rPr>
                        </m:ctrlPr>
                      </m:sSubSupPr>
                      <m:e>
                        <m:limUpp>
                          <m:limUppPr>
                            <m:ctrlPr>
                              <w:rPr>
                                <w:rFonts w:ascii="Cambria Math" w:eastAsia="宋体" w:hAnsi="Cambria Math"/>
                              </w:rPr>
                            </m:ctrlPr>
                          </m:limUppPr>
                          <m:e>
                            <m:r>
                              <w:rPr>
                                <w:rFonts w:ascii="Cambria Math" w:eastAsia="宋体" w:hAnsi="Cambria Math"/>
                              </w:rPr>
                              <m:t>w</m:t>
                            </m:r>
                          </m:e>
                          <m:lim>
                            <m:r>
                              <w:rPr>
                                <w:rFonts w:ascii="Cambria Math" w:eastAsia="宋体" w:hAnsi="Cambria Math"/>
                              </w:rPr>
                              <m:t>→</m:t>
                            </m:r>
                          </m:lim>
                        </m:limUpp>
                      </m:e>
                      <m:sub>
                        <m:r>
                          <w:rPr>
                            <w:rFonts w:ascii="Cambria Math" w:eastAsia="宋体" w:hAnsi="Cambria Math"/>
                          </w:rPr>
                          <m:t>forward</m:t>
                        </m:r>
                      </m:sub>
                      <m:sup>
                        <m:r>
                          <w:rPr>
                            <w:rFonts w:ascii="Cambria Math" w:eastAsia="宋体" w:hAnsi="Cambria Math"/>
                          </w:rPr>
                          <m:t>⊺</m:t>
                        </m:r>
                      </m:sup>
                    </m:sSubSup>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first</m:t>
                        </m:r>
                      </m:sub>
                    </m:sSub>
                    <m:r>
                      <w:rPr>
                        <w:rFonts w:ascii="Cambria Math" w:eastAsia="宋体" w:hAnsi="Cambria Math"/>
                      </w:rPr>
                      <m:t>+</m:t>
                    </m:r>
                    <m:sSubSup>
                      <m:sSubSupPr>
                        <m:ctrlPr>
                          <w:rPr>
                            <w:rFonts w:ascii="Cambria Math" w:eastAsia="宋体" w:hAnsi="Cambria Math"/>
                          </w:rPr>
                        </m:ctrlPr>
                      </m:sSubSupPr>
                      <m:e>
                        <m:limUpp>
                          <m:limUppPr>
                            <m:ctrlPr>
                              <w:rPr>
                                <w:rFonts w:ascii="Cambria Math" w:eastAsia="宋体" w:hAnsi="Cambria Math"/>
                              </w:rPr>
                            </m:ctrlPr>
                          </m:limUppPr>
                          <m:e>
                            <m:r>
                              <w:rPr>
                                <w:rFonts w:ascii="Cambria Math" w:eastAsia="宋体" w:hAnsi="Cambria Math"/>
                              </w:rPr>
                              <m:t>w</m:t>
                            </m:r>
                          </m:e>
                          <m:lim>
                            <m:r>
                              <w:rPr>
                                <w:rFonts w:ascii="Cambria Math" w:eastAsia="宋体" w:hAnsi="Cambria Math"/>
                              </w:rPr>
                              <m:t>→</m:t>
                            </m:r>
                          </m:lim>
                        </m:limUpp>
                      </m:e>
                      <m:sub>
                        <m:r>
                          <w:rPr>
                            <w:rFonts w:ascii="Cambria Math" w:eastAsia="宋体" w:hAnsi="Cambria Math"/>
                          </w:rPr>
                          <m:t>backward</m:t>
                        </m:r>
                      </m:sub>
                      <m:sup>
                        <m:r>
                          <w:rPr>
                            <w:rFonts w:ascii="Cambria Math" w:eastAsia="宋体" w:hAnsi="Cambria Math"/>
                          </w:rPr>
                          <m:t>⊺</m:t>
                        </m:r>
                      </m:sup>
                    </m:sSubSup>
                    <m:sSub>
                      <m:sSubPr>
                        <m:ctrlPr>
                          <w:rPr>
                            <w:rFonts w:ascii="Cambria Math" w:eastAsia="宋体" w:hAnsi="Cambria Math"/>
                          </w:rPr>
                        </m:ctrlPr>
                      </m:sSubPr>
                      <m:e>
                        <m:r>
                          <m:rPr>
                            <m:sty m:val="bi"/>
                          </m:rPr>
                          <w:rPr>
                            <w:rFonts w:ascii="Cambria Math" w:eastAsia="宋体" w:hAnsi="Cambria Math"/>
                          </w:rPr>
                          <m:t>V</m:t>
                        </m:r>
                      </m:e>
                      <m:sub>
                        <m:r>
                          <m:rPr>
                            <m:sty m:val="bi"/>
                          </m:rPr>
                          <w:rPr>
                            <w:rFonts w:ascii="Cambria Math" w:eastAsia="宋体" w:hAnsi="Cambria Math"/>
                          </w:rPr>
                          <m:t>second</m:t>
                        </m:r>
                      </m:sub>
                    </m:sSub>
                  </m:e>
                </m:mr>
              </m:m>
              <m:r>
                <w:rPr>
                  <w:rFonts w:ascii="Cambria Math" w:eastAsia="宋体" w:hAnsi="Cambria Math"/>
                </w:rPr>
                <m:t>#</m:t>
              </m:r>
              <m:d>
                <m:dPr>
                  <m:ctrlPr>
                    <w:rPr>
                      <w:rFonts w:ascii="Cambria Math" w:eastAsia="宋体" w:hAnsi="Cambria Math"/>
                      <w:i/>
                    </w:rPr>
                  </m:ctrlPr>
                </m:dPr>
                <m:e>
                  <m:r>
                    <w:rPr>
                      <w:rFonts w:ascii="Cambria Math" w:eastAsia="宋体" w:hAnsi="Cambria Math"/>
                    </w:rPr>
                    <m:t>5</m:t>
                  </m:r>
                </m:e>
              </m:d>
            </m:e>
          </m:eqArr>
        </m:oMath>
      </m:oMathPara>
    </w:p>
    <w:p w14:paraId="50B6069C" w14:textId="522E4BF9" w:rsidR="00C063B0" w:rsidRDefault="00216A8C" w:rsidP="00C063B0">
      <w:pPr>
        <w:jc w:val="left"/>
        <w:rPr>
          <w:iCs/>
        </w:rPr>
      </w:pPr>
      <w:r>
        <w:rPr>
          <w:iCs/>
        </w:rPr>
        <w:tab/>
      </w:r>
      <w:r>
        <w:rPr>
          <w:rFonts w:hint="eastAsia"/>
          <w:iCs/>
        </w:rPr>
        <w:t>渐变过渡</w:t>
      </w:r>
      <w:r w:rsidRPr="00216A8C">
        <w:rPr>
          <w:rFonts w:hint="eastAsia"/>
          <w:iCs/>
        </w:rPr>
        <w:t>法在计算机上的实现流程如图</w:t>
      </w:r>
      <w:r>
        <w:rPr>
          <w:rFonts w:hint="eastAsia"/>
          <w:iCs/>
        </w:rPr>
        <w:t>6</w:t>
      </w:r>
      <w:r w:rsidRPr="00216A8C">
        <w:rPr>
          <w:iCs/>
        </w:rPr>
        <w:t>所示</w:t>
      </w:r>
      <w:r>
        <w:rPr>
          <w:rFonts w:hint="eastAsia"/>
          <w:iCs/>
        </w:rPr>
        <w:t>，</w:t>
      </w:r>
      <w:r w:rsidR="00C063B0" w:rsidRPr="00C063B0">
        <w:rPr>
          <w:iCs/>
        </w:rPr>
        <w:t>开始计算前需要确定全井段数据长度</w:t>
      </w:r>
      <m:oMath>
        <m:sSub>
          <m:sSubPr>
            <m:ctrlPr>
              <w:rPr>
                <w:rFonts w:ascii="Cambria Math" w:hAnsi="Cambria Math"/>
                <w:i/>
                <w:iCs/>
              </w:rPr>
            </m:ctrlPr>
          </m:sSubPr>
          <m:e>
            <m:r>
              <w:rPr>
                <w:rFonts w:ascii="Cambria Math" w:hAnsi="Cambria Math"/>
              </w:rPr>
              <m:t>I</m:t>
            </m:r>
          </m:e>
          <m:sub>
            <m:r>
              <w:rPr>
                <w:rFonts w:ascii="Cambria Math" w:hAnsi="Cambria Math"/>
              </w:rPr>
              <m:t>max</m:t>
            </m:r>
          </m:sub>
        </m:sSub>
      </m:oMath>
      <w:r w:rsidR="00C063B0" w:rsidRPr="00C063B0">
        <w:rPr>
          <w:iCs/>
        </w:rPr>
        <w:t>、窗长</w:t>
      </w:r>
      <m:oMath>
        <m:r>
          <w:rPr>
            <w:rFonts w:ascii="Cambria Math" w:hAnsi="Cambria Math"/>
          </w:rPr>
          <m:t>winLength</m:t>
        </m:r>
      </m:oMath>
      <w:r w:rsidR="00B43E13">
        <w:rPr>
          <w:rFonts w:hint="eastAsia"/>
          <w:iCs/>
        </w:rPr>
        <w:t>，静态标定函数f</w:t>
      </w:r>
      <w:r w:rsidR="00B43E13">
        <w:rPr>
          <w:iCs/>
        </w:rPr>
        <w:t>(V)</w:t>
      </w:r>
      <w:r w:rsidR="002D601F">
        <w:rPr>
          <w:rFonts w:hint="eastAsia"/>
          <w:iCs/>
        </w:rPr>
        <w:t>和</w:t>
      </w:r>
      <w:r w:rsidR="002D601F" w:rsidRPr="002D601F">
        <w:rPr>
          <w:rFonts w:hint="eastAsia"/>
          <w:iCs/>
        </w:rPr>
        <w:t>渐变权重</w:t>
      </w: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w</m:t>
                </m:r>
              </m:e>
            </m:acc>
          </m:e>
          <m:sub>
            <m:r>
              <w:rPr>
                <w:rFonts w:ascii="Cambria Math" w:hAnsi="Cambria Math"/>
              </w:rPr>
              <m:t>forward</m:t>
            </m:r>
          </m:sub>
        </m:sSub>
      </m:oMath>
      <w:r w:rsidR="002D601F">
        <w:rPr>
          <w:rFonts w:hint="eastAsia"/>
          <w:iCs/>
        </w:rPr>
        <w:t>、</w:t>
      </w:r>
      <m:oMath>
        <m:sSub>
          <m:sSubPr>
            <m:ctrlPr>
              <w:rPr>
                <w:rFonts w:ascii="Cambria Math" w:hAnsi="Cambria Math"/>
                <w:i/>
                <w:iCs/>
              </w:rPr>
            </m:ctrlPr>
          </m:sSubPr>
          <m:e>
            <m:acc>
              <m:accPr>
                <m:chr m:val="⃗"/>
                <m:ctrlPr>
                  <w:rPr>
                    <w:rFonts w:ascii="Cambria Math" w:hAnsi="Cambria Math"/>
                    <w:iCs/>
                  </w:rPr>
                </m:ctrlPr>
              </m:accPr>
              <m:e>
                <m:r>
                  <w:rPr>
                    <w:rFonts w:ascii="Cambria Math" w:hAnsi="Cambria Math"/>
                  </w:rPr>
                  <m:t>w</m:t>
                </m:r>
              </m:e>
            </m:acc>
          </m:e>
          <m:sub>
            <m:r>
              <w:rPr>
                <w:rFonts w:ascii="Cambria Math" w:hAnsi="Cambria Math"/>
              </w:rPr>
              <m:t>backward</m:t>
            </m:r>
          </m:sub>
        </m:sSub>
      </m:oMath>
      <w:r w:rsidR="00C063B0" w:rsidRPr="00C063B0">
        <w:rPr>
          <w:iCs/>
        </w:rPr>
        <w:t>并申请结果存放空间</w:t>
      </w:r>
      <m:oMath>
        <m:r>
          <m:rPr>
            <m:sty m:val="bi"/>
          </m:rPr>
          <w:rPr>
            <w:rFonts w:ascii="Cambria Math" w:hAnsi="Cambria Math" w:hint="eastAsia"/>
          </w:rPr>
          <m:t>R</m:t>
        </m:r>
      </m:oMath>
      <w:r w:rsidR="004C409E">
        <w:rPr>
          <w:rFonts w:hint="eastAsia"/>
          <w:iCs/>
        </w:rPr>
        <w:t>，</w:t>
      </w:r>
      <m:oMath>
        <m:r>
          <m:rPr>
            <m:sty m:val="bi"/>
          </m:rPr>
          <w:rPr>
            <w:rFonts w:ascii="Cambria Math" w:hAnsi="Cambria Math"/>
          </w:rPr>
          <m:t>R</m:t>
        </m:r>
      </m:oMath>
      <w:r w:rsidR="00C063B0" w:rsidRPr="00C063B0">
        <w:rPr>
          <w:iCs/>
        </w:rPr>
        <w:t>为与全井段数据</w:t>
      </w:r>
      <m:oMath>
        <m:r>
          <m:rPr>
            <m:sty m:val="bi"/>
          </m:rPr>
          <w:rPr>
            <w:rFonts w:ascii="Cambria Math" w:hAnsi="Cambria Math"/>
          </w:rPr>
          <m:t>V</m:t>
        </m:r>
      </m:oMath>
      <w:r w:rsidR="00C063B0" w:rsidRPr="00C063B0">
        <w:rPr>
          <w:iCs/>
        </w:rPr>
        <w:t>同样形状的零矩阵。</w:t>
      </w:r>
    </w:p>
    <w:p w14:paraId="7A4A77AA" w14:textId="7D72095A" w:rsidR="002D601F" w:rsidRPr="00C063B0" w:rsidRDefault="004C409E" w:rsidP="00C063B0">
      <w:pPr>
        <w:jc w:val="left"/>
        <w:rPr>
          <w:iCs/>
        </w:rPr>
      </w:pPr>
      <w:r>
        <w:rPr>
          <w:iCs/>
        </w:rPr>
        <w:tab/>
      </w:r>
      <w:r w:rsidR="002D601F">
        <w:rPr>
          <w:rFonts w:hint="eastAsia"/>
          <w:iCs/>
        </w:rPr>
        <w:t>开始循环体之前，首先检查窗长是否超过整个井段长度，如果超过整个井段长度则直接返回静态色度标定结果。由于第一个窗口没有需要执行</w:t>
      </w:r>
      <w:r>
        <w:rPr>
          <w:rFonts w:hint="eastAsia"/>
          <w:iCs/>
        </w:rPr>
        <w:t>渐变过渡的重叠部分，直接对窗口内的数据执行静态色度标定即可。</w:t>
      </w:r>
    </w:p>
    <w:p w14:paraId="72287B77" w14:textId="27A610CF" w:rsidR="00C063B0" w:rsidRPr="00C063B0" w:rsidRDefault="004C409E" w:rsidP="00C063B0">
      <w:pPr>
        <w:jc w:val="left"/>
        <w:rPr>
          <w:iCs/>
        </w:rPr>
      </w:pPr>
      <w:r>
        <w:rPr>
          <w:iCs/>
        </w:rPr>
        <w:tab/>
      </w:r>
      <w:r>
        <w:rPr>
          <w:rFonts w:hint="eastAsia"/>
          <w:iCs/>
        </w:rPr>
        <w:t>循环体从第二个窗口开始，</w:t>
      </w:r>
      <w:r w:rsidR="00C063B0" w:rsidRPr="00C063B0">
        <w:rPr>
          <w:rFonts w:hint="eastAsia"/>
          <w:iCs/>
        </w:rPr>
        <w:t>每次循环开始时检查窗口下边缘是否越界，若未越界则执行循环体逻辑。循环体内首先获取窗口内的方位数据，对其执行静态色度标定</w:t>
      </w:r>
      <w:r>
        <w:rPr>
          <w:rFonts w:hint="eastAsia"/>
          <w:iCs/>
        </w:rPr>
        <w:t>，非重叠部分直接放入存放空间</w:t>
      </w:r>
      <w:r w:rsidR="00C063B0" w:rsidRPr="00C063B0">
        <w:rPr>
          <w:rFonts w:hint="eastAsia"/>
          <w:iCs/>
        </w:rPr>
        <w:t>，</w:t>
      </w:r>
      <w:r>
        <w:rPr>
          <w:rFonts w:hint="eastAsia"/>
          <w:iCs/>
        </w:rPr>
        <w:t>重叠部分利用式</w:t>
      </w:r>
      <w:r w:rsidRPr="00471013">
        <w:rPr>
          <w:rFonts w:hint="eastAsia"/>
          <w:b/>
          <w:bCs/>
          <w:iCs/>
        </w:rPr>
        <w:t>(</w:t>
      </w:r>
      <w:r w:rsidRPr="00471013">
        <w:rPr>
          <w:b/>
          <w:bCs/>
          <w:iCs/>
        </w:rPr>
        <w:t>5)</w:t>
      </w:r>
      <w:r>
        <w:rPr>
          <w:rFonts w:hint="eastAsia"/>
          <w:iCs/>
        </w:rPr>
        <w:t>来得到最终色标值</w:t>
      </w:r>
      <w:r w:rsidR="00C063B0" w:rsidRPr="00C063B0">
        <w:rPr>
          <w:iCs/>
        </w:rPr>
        <w:t>。</w:t>
      </w:r>
    </w:p>
    <w:p w14:paraId="45B57D45" w14:textId="54E0CFA0" w:rsidR="00AC619F" w:rsidRDefault="004C409E" w:rsidP="00D55770">
      <w:pPr>
        <w:jc w:val="left"/>
        <w:rPr>
          <w:iCs/>
        </w:rPr>
      </w:pPr>
      <w:r>
        <w:rPr>
          <w:iCs/>
        </w:rPr>
        <w:tab/>
      </w:r>
      <w:r w:rsidR="00C063B0" w:rsidRPr="00C063B0">
        <w:rPr>
          <w:rFonts w:hint="eastAsia"/>
          <w:iCs/>
        </w:rPr>
        <w:t>当窗口下边缘越界</w:t>
      </w:r>
      <w:r>
        <w:rPr>
          <w:rFonts w:hint="eastAsia"/>
          <w:iCs/>
        </w:rPr>
        <w:t>时</w:t>
      </w:r>
      <w:r w:rsidR="00C063B0" w:rsidRPr="00C063B0">
        <w:rPr>
          <w:rFonts w:hint="eastAsia"/>
          <w:iCs/>
        </w:rPr>
        <w:t>，则令窗口对应到剩下的井段数据，</w:t>
      </w:r>
      <w:r>
        <w:rPr>
          <w:rFonts w:hint="eastAsia"/>
          <w:iCs/>
        </w:rPr>
        <w:t>执行和循环体内类似操作，</w:t>
      </w:r>
      <w:r w:rsidR="00C063B0" w:rsidRPr="00C063B0">
        <w:rPr>
          <w:rFonts w:hint="eastAsia"/>
          <w:iCs/>
        </w:rPr>
        <w:lastRenderedPageBreak/>
        <w:t>得到最终的色标值。</w:t>
      </w:r>
    </w:p>
    <w:p w14:paraId="60E5BB0B" w14:textId="7852FFB7" w:rsidR="00AC619F" w:rsidRDefault="00F12921" w:rsidP="00274380">
      <w:pPr>
        <w:jc w:val="center"/>
        <w:rPr>
          <w:iCs/>
        </w:rPr>
      </w:pPr>
      <w:r>
        <w:rPr>
          <w:iCs/>
          <w:noProof/>
        </w:rPr>
        <w:drawing>
          <wp:inline distT="0" distB="0" distL="0" distR="0" wp14:anchorId="563EE55A" wp14:editId="5BCD8A72">
            <wp:extent cx="5274680" cy="397367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a:ext>
                      </a:extLst>
                    </a:blip>
                    <a:stretch>
                      <a:fillRect/>
                    </a:stretch>
                  </pic:blipFill>
                  <pic:spPr bwMode="auto">
                    <a:xfrm>
                      <a:off x="0" y="0"/>
                      <a:ext cx="5274680" cy="3973675"/>
                    </a:xfrm>
                    <a:prstGeom prst="rect">
                      <a:avLst/>
                    </a:prstGeom>
                  </pic:spPr>
                </pic:pic>
              </a:graphicData>
            </a:graphic>
          </wp:inline>
        </w:drawing>
      </w:r>
    </w:p>
    <w:p w14:paraId="16A646B8" w14:textId="75CC8CC8" w:rsidR="00AC619F" w:rsidRPr="00996933" w:rsidRDefault="00AC619F" w:rsidP="00AC619F">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Pr>
          <w:rFonts w:ascii="宋体" w:eastAsia="宋体" w:hAnsi="宋体" w:hint="eastAsia"/>
          <w:color w:val="333333"/>
          <w:sz w:val="20"/>
          <w:szCs w:val="20"/>
        </w:rPr>
        <w:t>6</w:t>
      </w:r>
      <w:r w:rsidRPr="00996933">
        <w:rPr>
          <w:rFonts w:ascii="宋体" w:eastAsia="宋体" w:hAnsi="宋体"/>
          <w:color w:val="333333"/>
          <w:sz w:val="20"/>
          <w:szCs w:val="20"/>
        </w:rPr>
        <w:t xml:space="preserve"> </w:t>
      </w:r>
      <w:r>
        <w:rPr>
          <w:rFonts w:ascii="宋体" w:eastAsia="宋体" w:hAnsi="宋体" w:hint="eastAsia"/>
          <w:color w:val="333333"/>
          <w:sz w:val="20"/>
          <w:szCs w:val="20"/>
        </w:rPr>
        <w:t>渐变过渡法流程图</w:t>
      </w:r>
    </w:p>
    <w:p w14:paraId="22A99F26" w14:textId="4F89FF9F" w:rsidR="00274380" w:rsidRPr="00D55770" w:rsidRDefault="00AC619F" w:rsidP="00D55770">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5</w:t>
      </w:r>
      <w:r w:rsidRPr="00AC619F">
        <w:t xml:space="preserve"> </w:t>
      </w:r>
      <w:r w:rsidRPr="00AC619F">
        <w:rPr>
          <w:rFonts w:ascii="MicrosoftYaHei" w:hAnsi="MicrosoftYaHei"/>
          <w:color w:val="333333"/>
          <w:sz w:val="20"/>
          <w:szCs w:val="20"/>
        </w:rPr>
        <w:t>Flow chart of gradual transition method</w:t>
      </w:r>
    </w:p>
    <w:p w14:paraId="7A55DF5E" w14:textId="05C44647" w:rsidR="00276220" w:rsidRDefault="00276220" w:rsidP="00276220">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b/>
          <w:bCs/>
          <w:kern w:val="0"/>
          <w:sz w:val="27"/>
          <w:szCs w:val="27"/>
        </w:rPr>
        <w:t>2</w:t>
      </w:r>
      <w:r w:rsidRPr="006F02C3">
        <w:rPr>
          <w:rFonts w:ascii="����" w:eastAsia="宋体" w:hAnsi="����" w:cs="宋体"/>
          <w:b/>
          <w:bCs/>
          <w:kern w:val="0"/>
          <w:sz w:val="27"/>
          <w:szCs w:val="27"/>
        </w:rPr>
        <w:t>.</w:t>
      </w:r>
      <w:r>
        <w:rPr>
          <w:rFonts w:ascii="����" w:eastAsia="宋体" w:hAnsi="����" w:cs="宋体"/>
          <w:b/>
          <w:bCs/>
          <w:kern w:val="0"/>
          <w:sz w:val="27"/>
          <w:szCs w:val="27"/>
        </w:rPr>
        <w:t>2</w:t>
      </w:r>
      <w:r w:rsidRPr="000428B2">
        <w:rPr>
          <w:rFonts w:ascii="����" w:eastAsia="宋体" w:hAnsi="����" w:cs="宋体" w:hint="eastAsia"/>
          <w:b/>
          <w:bCs/>
          <w:kern w:val="0"/>
          <w:sz w:val="27"/>
          <w:szCs w:val="27"/>
        </w:rPr>
        <w:t>消除断层的原理</w:t>
      </w:r>
      <w:ins w:id="32" w:author="dell" w:date="2021-12-16T17:44:00Z">
        <w:r w:rsidR="00323AA1">
          <w:rPr>
            <w:rFonts w:ascii="����" w:eastAsia="宋体" w:hAnsi="����" w:cs="宋体" w:hint="eastAsia"/>
            <w:b/>
            <w:bCs/>
            <w:kern w:val="0"/>
            <w:sz w:val="27"/>
            <w:szCs w:val="27"/>
          </w:rPr>
          <w:t>与效果</w:t>
        </w:r>
      </w:ins>
    </w:p>
    <w:p w14:paraId="4B67086B" w14:textId="7F3E76E9" w:rsidR="00276220" w:rsidRPr="00276220" w:rsidRDefault="00276220" w:rsidP="00276220">
      <w:pPr>
        <w:rPr>
          <w:rFonts w:ascii="宋体" w:eastAsia="宋体" w:hAnsi="宋体"/>
          <w:iCs/>
        </w:rPr>
      </w:pPr>
      <w:r>
        <w:rPr>
          <w:iCs/>
        </w:rPr>
        <w:tab/>
      </w:r>
      <w:r w:rsidRPr="00276220">
        <w:rPr>
          <w:rFonts w:ascii="宋体" w:eastAsia="宋体" w:hAnsi="宋体" w:hint="eastAsia"/>
          <w:iCs/>
        </w:rPr>
        <w:t>相较于经典动态色度标定方法在某一点上产生</w:t>
      </w:r>
      <m:oMath>
        <m:r>
          <w:rPr>
            <w:rFonts w:ascii="Cambria Math" w:eastAsia="宋体" w:hAnsi="Cambria Math" w:hint="eastAsia"/>
          </w:rPr>
          <m:t>Δ</m:t>
        </m:r>
        <m:r>
          <w:rPr>
            <w:rFonts w:ascii="Cambria Math" w:eastAsia="宋体" w:hAnsi="Cambria Math"/>
          </w:rPr>
          <m:t>S</m:t>
        </m:r>
      </m:oMath>
      <w:r w:rsidRPr="00276220">
        <w:rPr>
          <w:rFonts w:ascii="宋体" w:eastAsia="宋体" w:hAnsi="宋体"/>
          <w:iCs/>
        </w:rPr>
        <w:t>和</w:t>
      </w:r>
      <m:oMath>
        <m:r>
          <w:rPr>
            <w:rFonts w:ascii="Cambria Math" w:eastAsia="宋体" w:hAnsi="Cambria Math"/>
          </w:rPr>
          <m:t>Δ</m:t>
        </m:r>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offset</m:t>
            </m:r>
          </m:sub>
        </m:sSub>
      </m:oMath>
      <w:r w:rsidRPr="00276220">
        <w:rPr>
          <w:rFonts w:ascii="宋体" w:eastAsia="宋体" w:hAnsi="宋体"/>
          <w:iCs/>
        </w:rPr>
        <w:t>的阶跃变化而产生断层，渐变过渡法利用重叠区域，让前一个窗口的刻度系数和偏移量线性的变化到后一个窗口的值</w:t>
      </w:r>
      <w:r>
        <w:rPr>
          <w:rFonts w:ascii="宋体" w:eastAsia="宋体" w:hAnsi="宋体" w:hint="eastAsia"/>
          <w:iCs/>
        </w:rPr>
        <w:t>（如图</w:t>
      </w:r>
      <w:r w:rsidR="00156DC6">
        <w:rPr>
          <w:rFonts w:ascii="宋体" w:eastAsia="宋体" w:hAnsi="宋体" w:hint="eastAsia"/>
          <w:iCs/>
        </w:rPr>
        <w:t>6</w:t>
      </w:r>
      <w:r>
        <w:rPr>
          <w:rFonts w:ascii="宋体" w:eastAsia="宋体" w:hAnsi="宋体" w:hint="eastAsia"/>
          <w:iCs/>
        </w:rPr>
        <w:t>所示）</w:t>
      </w:r>
      <w:r w:rsidRPr="00276220">
        <w:rPr>
          <w:rFonts w:ascii="宋体" w:eastAsia="宋体" w:hAnsi="宋体"/>
          <w:iCs/>
        </w:rPr>
        <w:t>，从而使刻度系数和偏移量一阶连续，由此消除了断层现象。</w:t>
      </w:r>
    </w:p>
    <w:p w14:paraId="4FA53516" w14:textId="0B3BBBC9" w:rsidR="00996933" w:rsidRDefault="00D9359F" w:rsidP="00996933">
      <w:pPr>
        <w:jc w:val="left"/>
        <w:rPr>
          <w:rFonts w:ascii="MicrosoftYaHei" w:hAnsi="MicrosoftYaHei" w:hint="eastAsia"/>
          <w:color w:val="333333"/>
          <w:sz w:val="20"/>
          <w:szCs w:val="20"/>
        </w:rPr>
      </w:pPr>
      <w:r>
        <w:rPr>
          <w:rFonts w:ascii="MicrosoftYaHei" w:hAnsi="MicrosoftYaHei" w:hint="eastAsia"/>
          <w:noProof/>
          <w:color w:val="333333"/>
          <w:sz w:val="20"/>
          <w:szCs w:val="20"/>
        </w:rPr>
        <w:drawing>
          <wp:inline distT="0" distB="0" distL="0" distR="0" wp14:anchorId="42E662F8" wp14:editId="6F25D1F1">
            <wp:extent cx="5266690" cy="1286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3C47AFE9" w14:textId="7CD13EF5" w:rsidR="00D9359F" w:rsidRPr="00996933" w:rsidRDefault="00D9359F" w:rsidP="00D9359F">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6</w:t>
      </w:r>
      <w:r w:rsidRPr="00996933">
        <w:rPr>
          <w:rFonts w:ascii="宋体" w:eastAsia="宋体" w:hAnsi="宋体"/>
          <w:color w:val="333333"/>
          <w:sz w:val="20"/>
          <w:szCs w:val="20"/>
        </w:rPr>
        <w:t xml:space="preserve"> </w:t>
      </w:r>
      <w:r>
        <w:rPr>
          <w:rFonts w:ascii="宋体" w:eastAsia="宋体" w:hAnsi="宋体" w:hint="eastAsia"/>
          <w:color w:val="333333"/>
          <w:sz w:val="20"/>
          <w:szCs w:val="20"/>
        </w:rPr>
        <w:t>渐变过渡法下各深度点的标定参数</w:t>
      </w:r>
    </w:p>
    <w:p w14:paraId="0D9FD38E" w14:textId="3548005D" w:rsidR="00D9359F" w:rsidRDefault="00D9359F" w:rsidP="00D9359F">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5</w:t>
      </w:r>
      <w:r>
        <w:rPr>
          <w:rFonts w:ascii="MicrosoftYaHei" w:hAnsi="MicrosoftYaHei"/>
          <w:color w:val="333333"/>
          <w:sz w:val="20"/>
          <w:szCs w:val="20"/>
        </w:rPr>
        <w:t xml:space="preserve"> </w:t>
      </w:r>
      <w:r w:rsidRPr="00B15EF8">
        <w:rPr>
          <w:rFonts w:ascii="MicrosoftYaHei" w:hAnsi="MicrosoftYaHei"/>
          <w:color w:val="333333"/>
          <w:sz w:val="20"/>
          <w:szCs w:val="20"/>
        </w:rPr>
        <w:t xml:space="preserve">Calibration parameters of each depth point under </w:t>
      </w:r>
      <w:r>
        <w:rPr>
          <w:rFonts w:ascii="MicrosoftYaHei" w:hAnsi="MicrosoftYaHei" w:hint="eastAsia"/>
          <w:color w:val="333333"/>
          <w:sz w:val="20"/>
          <w:szCs w:val="20"/>
        </w:rPr>
        <w:t>gradual</w:t>
      </w:r>
      <w:r>
        <w:rPr>
          <w:rFonts w:ascii="MicrosoftYaHei" w:hAnsi="MicrosoftYaHei"/>
          <w:color w:val="333333"/>
          <w:sz w:val="20"/>
          <w:szCs w:val="20"/>
        </w:rPr>
        <w:t xml:space="preserve"> </w:t>
      </w:r>
      <w:r>
        <w:rPr>
          <w:rFonts w:ascii="MicrosoftYaHei" w:hAnsi="MicrosoftYaHei" w:hint="eastAsia"/>
          <w:color w:val="333333"/>
          <w:sz w:val="20"/>
          <w:szCs w:val="20"/>
        </w:rPr>
        <w:t>changing</w:t>
      </w:r>
      <w:r w:rsidRPr="00B15EF8">
        <w:rPr>
          <w:rFonts w:ascii="MicrosoftYaHei" w:hAnsi="MicrosoftYaHei"/>
          <w:color w:val="333333"/>
          <w:sz w:val="20"/>
          <w:szCs w:val="20"/>
        </w:rPr>
        <w:t xml:space="preserve"> method</w:t>
      </w:r>
    </w:p>
    <w:p w14:paraId="3BAEF0DC" w14:textId="77777777" w:rsidR="00D9359F" w:rsidRPr="00BD31A0" w:rsidRDefault="00D9359F"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 </w:t>
      </w:r>
      <w:r>
        <w:rPr>
          <w:rFonts w:ascii="����" w:eastAsia="宋体" w:hAnsi="����" w:cs="宋体" w:hint="eastAsia"/>
          <w:b/>
          <w:bCs/>
          <w:kern w:val="0"/>
          <w:sz w:val="27"/>
          <w:szCs w:val="27"/>
        </w:rPr>
        <w:t>自适应动态色度标定</w:t>
      </w:r>
    </w:p>
    <w:p w14:paraId="23CDC1AF" w14:textId="77777777" w:rsidR="00D9359F" w:rsidRDefault="00D9359F"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.1</w:t>
      </w:r>
      <w:r>
        <w:rPr>
          <w:rFonts w:ascii="����" w:eastAsia="宋体" w:hAnsi="����" w:cs="宋体" w:hint="eastAsia"/>
          <w:b/>
          <w:bCs/>
          <w:kern w:val="0"/>
          <w:sz w:val="27"/>
          <w:szCs w:val="27"/>
        </w:rPr>
        <w:t>基本算法</w:t>
      </w:r>
    </w:p>
    <w:p w14:paraId="278C137E" w14:textId="77777777" w:rsidR="00D9359F" w:rsidRPr="00D9359F" w:rsidRDefault="00D9359F" w:rsidP="00D9359F">
      <w:pPr>
        <w:rPr>
          <w:rFonts w:ascii="宋体" w:eastAsia="宋体" w:hAnsi="宋体"/>
          <w:iCs/>
        </w:rPr>
      </w:pPr>
      <w:r>
        <w:rPr>
          <w:iCs/>
        </w:rPr>
        <w:tab/>
      </w:r>
      <w:r w:rsidRPr="00D9359F">
        <w:rPr>
          <w:rFonts w:ascii="宋体" w:eastAsia="宋体" w:hAnsi="宋体" w:hint="eastAsia"/>
          <w:iCs/>
        </w:rPr>
        <w:t>参考计算视觉的自适应直方图均衡方法，对动态色度标定进行改进得到自适应动态色度标定。</w:t>
      </w:r>
    </w:p>
    <w:p w14:paraId="43D49619" w14:textId="475F2805" w:rsidR="00D9359F" w:rsidRDefault="00D9359F" w:rsidP="00D9359F">
      <w:pPr>
        <w:rPr>
          <w:rFonts w:ascii="宋体" w:eastAsia="宋体" w:hAnsi="宋体"/>
          <w:iCs/>
        </w:rPr>
      </w:pPr>
      <w:r w:rsidRPr="00D9359F">
        <w:rPr>
          <w:rFonts w:ascii="MS Gothic" w:eastAsia="MS Gothic" w:hAnsi="MS Gothic" w:cs="MS Gothic" w:hint="eastAsia"/>
          <w:iCs/>
        </w:rPr>
        <w:lastRenderedPageBreak/>
        <w:t>​</w:t>
      </w:r>
      <w:r w:rsidRPr="00D9359F">
        <w:rPr>
          <w:rFonts w:ascii="宋体" w:eastAsia="宋体" w:hAnsi="宋体"/>
          <w:iCs/>
        </w:rPr>
        <w:tab/>
        <w:t>自适应动态色度标定同样需要选定一个窗长，对于每个深度点</w:t>
      </w:r>
      <m:oMath>
        <m:r>
          <w:rPr>
            <w:rFonts w:ascii="Cambria Math" w:eastAsia="宋体" w:hAnsi="Cambria Math"/>
          </w:rPr>
          <m:t>D</m:t>
        </m:r>
      </m:oMath>
      <w:r w:rsidRPr="00D9359F">
        <w:rPr>
          <w:rFonts w:ascii="宋体" w:eastAsia="宋体" w:hAnsi="宋体"/>
          <w:iCs/>
        </w:rPr>
        <w:t>，截取前后相当于1/2窗长的数据（总长度为一个窗长），通过这段数据中的最大值与最小值计算得到一个静态色度标定映射函数，这个映射函数只会作用于选取的深度点</w:t>
      </w:r>
      <m:oMath>
        <m:r>
          <w:rPr>
            <w:rFonts w:ascii="Cambria Math" w:eastAsia="宋体" w:hAnsi="Cambria Math"/>
          </w:rPr>
          <m:t>D</m:t>
        </m:r>
      </m:oMath>
      <w:r w:rsidRPr="00D9359F">
        <w:rPr>
          <w:rFonts w:ascii="宋体" w:eastAsia="宋体" w:hAnsi="宋体"/>
          <w:iCs/>
        </w:rPr>
        <w:t>而不是整个窗口内的数据。由于井段开始部分和结束部分的深度点前方或后方的数据不足1/2窗长，因此这两个部分的使用经典动态色度标定的结果。</w:t>
      </w:r>
      <w:r>
        <w:rPr>
          <w:rFonts w:ascii="宋体" w:eastAsia="宋体" w:hAnsi="宋体" w:hint="eastAsia"/>
          <w:iCs/>
        </w:rPr>
        <w:t>通过渐变过渡法得到的结果见图</w:t>
      </w:r>
      <w:r w:rsidR="00156DC6">
        <w:rPr>
          <w:rFonts w:ascii="宋体" w:eastAsia="宋体" w:hAnsi="宋体" w:hint="eastAsia"/>
          <w:iCs/>
        </w:rPr>
        <w:t>4</w:t>
      </w:r>
      <w:r>
        <w:rPr>
          <w:rFonts w:ascii="宋体" w:eastAsia="宋体" w:hAnsi="宋体" w:hint="eastAsia"/>
          <w:iCs/>
        </w:rPr>
        <w:t>右1。</w:t>
      </w:r>
    </w:p>
    <w:p w14:paraId="5739C8C5" w14:textId="2E33C14B" w:rsidR="0051285D" w:rsidRPr="0051285D" w:rsidRDefault="00A46B62" w:rsidP="0051285D">
      <w:pPr>
        <w:rPr>
          <w:rFonts w:ascii="宋体" w:eastAsia="宋体" w:hAnsi="宋体"/>
          <w:iCs/>
        </w:rPr>
      </w:pPr>
      <w:r>
        <w:rPr>
          <w:rFonts w:ascii="宋体" w:eastAsia="宋体" w:hAnsi="宋体"/>
          <w:iCs/>
        </w:rPr>
        <w:tab/>
      </w:r>
      <w:r w:rsidR="0051285D">
        <w:rPr>
          <w:rFonts w:ascii="宋体" w:eastAsia="宋体" w:hAnsi="宋体" w:hint="eastAsia"/>
          <w:iCs/>
        </w:rPr>
        <w:t>自适应动态色度标定法</w:t>
      </w:r>
      <w:r w:rsidR="0051285D" w:rsidRPr="0051285D">
        <w:rPr>
          <w:rFonts w:ascii="宋体" w:eastAsia="宋体" w:hAnsi="宋体" w:hint="eastAsia"/>
          <w:iCs/>
        </w:rPr>
        <w:t>在计算机上的实现流程如图</w:t>
      </w:r>
      <w:r w:rsidR="0051285D" w:rsidRPr="0051285D">
        <w:rPr>
          <w:rFonts w:ascii="宋体" w:eastAsia="宋体" w:hAnsi="宋体"/>
          <w:iCs/>
        </w:rPr>
        <w:t>6所示，开始计算前需要确定全井段数据长度</w:t>
      </w:r>
      <m:oMath>
        <m:sSub>
          <m:sSubPr>
            <m:ctrlPr>
              <w:rPr>
                <w:rFonts w:ascii="Cambria Math" w:eastAsia="宋体" w:hAnsi="Cambria Math"/>
                <w:i/>
                <w:iCs/>
              </w:rPr>
            </m:ctrlPr>
          </m:sSubPr>
          <m:e>
            <m:r>
              <w:rPr>
                <w:rFonts w:ascii="Cambria Math" w:eastAsia="宋体" w:hAnsi="Cambria Math"/>
              </w:rPr>
              <m:t>I</m:t>
            </m:r>
          </m:e>
          <m:sub>
            <m:r>
              <w:rPr>
                <w:rFonts w:ascii="Cambria Math" w:eastAsia="宋体" w:hAnsi="Cambria Math"/>
              </w:rPr>
              <m:t>max</m:t>
            </m:r>
          </m:sub>
        </m:sSub>
      </m:oMath>
      <w:r w:rsidR="0051285D" w:rsidRPr="0051285D">
        <w:rPr>
          <w:rFonts w:ascii="宋体" w:eastAsia="宋体" w:hAnsi="宋体"/>
          <w:iCs/>
        </w:rPr>
        <w:t>、窗长</w:t>
      </w:r>
      <m:oMath>
        <m:r>
          <w:rPr>
            <w:rFonts w:ascii="Cambria Math" w:eastAsia="宋体" w:hAnsi="Cambria Math"/>
          </w:rPr>
          <m:t>winLength</m:t>
        </m:r>
      </m:oMath>
      <w:r w:rsidR="0051285D" w:rsidRPr="0051285D">
        <w:rPr>
          <w:rFonts w:ascii="宋体" w:eastAsia="宋体" w:hAnsi="宋体"/>
          <w:iCs/>
        </w:rPr>
        <w:t>，静态标定函数</w:t>
      </w:r>
      <m:oMath>
        <m:r>
          <w:rPr>
            <w:rFonts w:ascii="Cambria Math" w:eastAsia="宋体" w:hAnsi="Cambria Math"/>
          </w:rPr>
          <m:t>f</m:t>
        </m:r>
        <m:d>
          <m:dPr>
            <m:ctrlPr>
              <w:rPr>
                <w:rFonts w:ascii="Cambria Math" w:eastAsia="宋体" w:hAnsi="Cambria Math"/>
                <w:i/>
                <w:iCs/>
              </w:rPr>
            </m:ctrlPr>
          </m:dPr>
          <m:e>
            <m:r>
              <w:rPr>
                <w:rFonts w:ascii="Cambria Math" w:eastAsia="宋体" w:hAnsi="Cambria Math"/>
              </w:rPr>
              <m:t>V</m:t>
            </m:r>
          </m:e>
        </m:d>
      </m:oMath>
      <w:r w:rsidR="0051285D" w:rsidRPr="0051285D">
        <w:rPr>
          <w:rFonts w:ascii="宋体" w:eastAsia="宋体" w:hAnsi="宋体"/>
          <w:iCs/>
        </w:rPr>
        <w:t>并申请结果存放空间</w:t>
      </w:r>
      <m:oMath>
        <m:r>
          <w:rPr>
            <w:rFonts w:ascii="Cambria Math" w:eastAsia="宋体" w:hAnsi="Cambria Math"/>
          </w:rPr>
          <m:t>R</m:t>
        </m:r>
      </m:oMath>
      <w:r w:rsidR="0051285D" w:rsidRPr="0051285D">
        <w:rPr>
          <w:rFonts w:ascii="宋体" w:eastAsia="宋体" w:hAnsi="宋体"/>
          <w:iCs/>
        </w:rPr>
        <w:t>，</w:t>
      </w:r>
      <m:oMath>
        <m:r>
          <w:rPr>
            <w:rFonts w:ascii="Cambria Math" w:eastAsia="宋体" w:hAnsi="Cambria Math"/>
          </w:rPr>
          <m:t>R</m:t>
        </m:r>
      </m:oMath>
      <w:r w:rsidR="0051285D" w:rsidRPr="0051285D">
        <w:rPr>
          <w:rFonts w:ascii="宋体" w:eastAsia="宋体" w:hAnsi="宋体"/>
          <w:iCs/>
        </w:rPr>
        <w:t>为与全井段数据</w:t>
      </w:r>
      <m:oMath>
        <m:r>
          <w:rPr>
            <w:rFonts w:ascii="Cambria Math" w:eastAsia="宋体" w:hAnsi="Cambria Math"/>
          </w:rPr>
          <m:t>V</m:t>
        </m:r>
      </m:oMath>
      <w:r w:rsidR="0051285D" w:rsidRPr="0051285D">
        <w:rPr>
          <w:rFonts w:ascii="宋体" w:eastAsia="宋体" w:hAnsi="宋体"/>
          <w:iCs/>
        </w:rPr>
        <w:t>同样形状的零矩阵。</w:t>
      </w:r>
      <w:r w:rsidR="00805DAA" w:rsidRPr="00805DAA">
        <w:rPr>
          <w:rFonts w:ascii="宋体" w:eastAsia="宋体" w:hAnsi="宋体" w:hint="eastAsia"/>
          <w:iCs/>
        </w:rPr>
        <w:t>对于前段数据和尾段数据，使用以</w:t>
      </w:r>
      <m:oMath>
        <m:r>
          <w:rPr>
            <w:rFonts w:ascii="Cambria Math" w:eastAsia="宋体" w:hAnsi="Cambria Math"/>
          </w:rPr>
          <m:t>winLength</m:t>
        </m:r>
      </m:oMath>
      <w:r w:rsidR="00805DAA" w:rsidRPr="00805DAA">
        <w:rPr>
          <w:rFonts w:ascii="宋体" w:eastAsia="宋体" w:hAnsi="宋体"/>
          <w:iCs/>
        </w:rPr>
        <w:t>为窗长的静态标定结果。</w:t>
      </w:r>
    </w:p>
    <w:p w14:paraId="5ED81BC9" w14:textId="47528A65" w:rsidR="0051285D" w:rsidRPr="0051285D" w:rsidRDefault="0051285D" w:rsidP="0051285D">
      <w:pPr>
        <w:rPr>
          <w:rFonts w:ascii="宋体" w:eastAsia="宋体" w:hAnsi="宋体"/>
          <w:iCs/>
        </w:rPr>
      </w:pPr>
      <w:r w:rsidRPr="0051285D">
        <w:rPr>
          <w:rFonts w:ascii="宋体" w:eastAsia="宋体" w:hAnsi="宋体"/>
          <w:iCs/>
        </w:rPr>
        <w:tab/>
        <w:t>开始循环体之前，首先检查窗长是否超过整个井段长度，如果超过整个井段长度则直接返回静态色度标定结果。</w:t>
      </w:r>
      <w:r w:rsidR="00805DAA">
        <w:rPr>
          <w:rFonts w:ascii="宋体" w:eastAsia="宋体" w:hAnsi="宋体" w:hint="eastAsia"/>
          <w:iCs/>
        </w:rPr>
        <w:t>如窗长未超过整个井段长度，则先计算前段数据，然后进入循环体。</w:t>
      </w:r>
    </w:p>
    <w:p w14:paraId="23AECF47" w14:textId="0B102F75" w:rsidR="0051285D" w:rsidRPr="0051285D" w:rsidRDefault="0051285D" w:rsidP="0051285D">
      <w:pPr>
        <w:rPr>
          <w:rFonts w:ascii="宋体" w:eastAsia="宋体" w:hAnsi="宋体"/>
          <w:iCs/>
        </w:rPr>
      </w:pPr>
      <w:r w:rsidRPr="0051285D">
        <w:rPr>
          <w:rFonts w:ascii="宋体" w:eastAsia="宋体" w:hAnsi="宋体"/>
          <w:iCs/>
        </w:rPr>
        <w:tab/>
        <w:t>循环体</w:t>
      </w:r>
      <w:r w:rsidR="00805DAA">
        <w:rPr>
          <w:rFonts w:ascii="宋体" w:eastAsia="宋体" w:hAnsi="宋体" w:hint="eastAsia"/>
          <w:iCs/>
        </w:rPr>
        <w:t>的窗口是以索引</w:t>
      </w:r>
      <m:oMath>
        <m:r>
          <w:rPr>
            <w:rFonts w:ascii="Cambria Math" w:eastAsia="宋体" w:hAnsi="Cambria Math" w:hint="eastAsia"/>
          </w:rPr>
          <m:t>i</m:t>
        </m:r>
      </m:oMath>
      <w:r w:rsidR="00805DAA">
        <w:rPr>
          <w:rFonts w:ascii="宋体" w:eastAsia="宋体" w:hAnsi="宋体" w:hint="eastAsia"/>
          <w:iCs/>
        </w:rPr>
        <w:t>为中心来标定，</w:t>
      </w:r>
      <w:r w:rsidR="00500927">
        <w:rPr>
          <w:rFonts w:ascii="宋体" w:eastAsia="宋体" w:hAnsi="宋体" w:hint="eastAsia"/>
          <w:iCs/>
        </w:rPr>
        <w:t>第一个窗口仍是从0到</w:t>
      </w:r>
      <m:oMath>
        <m:r>
          <w:rPr>
            <w:rFonts w:ascii="Cambria Math" w:eastAsia="宋体" w:hAnsi="Cambria Math" w:hint="eastAsia"/>
          </w:rPr>
          <m:t>winLengt</m:t>
        </m:r>
        <m:r>
          <w:rPr>
            <w:rFonts w:ascii="MS Gothic" w:eastAsia="MS Gothic" w:hAnsi="MS Gothic" w:cs="MS Gothic" w:hint="eastAsia"/>
          </w:rPr>
          <m:t>h</m:t>
        </m:r>
      </m:oMath>
      <w:r w:rsidRPr="0051285D">
        <w:rPr>
          <w:rFonts w:ascii="宋体" w:eastAsia="宋体" w:hAnsi="宋体"/>
          <w:iCs/>
        </w:rPr>
        <w:t>，每次循环开始时检查窗口下边缘是否越界，若未越界则执行循环体逻辑。循环体内首先获取窗口内的方位数据，</w:t>
      </w:r>
      <w:r w:rsidR="00500927">
        <w:rPr>
          <w:rFonts w:ascii="宋体" w:eastAsia="宋体" w:hAnsi="宋体" w:hint="eastAsia"/>
          <w:iCs/>
        </w:rPr>
        <w:t>利用式</w:t>
      </w:r>
      <w:r w:rsidR="00805DAA" w:rsidRPr="002D38AC">
        <w:rPr>
          <w:rFonts w:ascii="宋体" w:eastAsia="宋体" w:hAnsi="宋体" w:hint="eastAsia"/>
          <w:b/>
          <w:bCs/>
          <w:iCs/>
        </w:rPr>
        <w:t>(</w:t>
      </w:r>
      <w:r w:rsidR="00805DAA" w:rsidRPr="002D38AC">
        <w:rPr>
          <w:rFonts w:ascii="宋体" w:eastAsia="宋体" w:hAnsi="宋体"/>
          <w:b/>
          <w:bCs/>
          <w:iCs/>
        </w:rPr>
        <w:t>2)</w:t>
      </w:r>
      <w:r w:rsidR="00805DAA">
        <w:rPr>
          <w:rFonts w:ascii="宋体" w:eastAsia="宋体" w:hAnsi="宋体" w:hint="eastAsia"/>
          <w:iCs/>
        </w:rPr>
        <w:t>和式</w:t>
      </w:r>
      <w:r w:rsidR="00805DAA" w:rsidRPr="002D38AC">
        <w:rPr>
          <w:rFonts w:ascii="宋体" w:eastAsia="宋体" w:hAnsi="宋体" w:hint="eastAsia"/>
          <w:b/>
          <w:bCs/>
          <w:iCs/>
        </w:rPr>
        <w:t>(</w:t>
      </w:r>
      <w:r w:rsidR="00805DAA" w:rsidRPr="002D38AC">
        <w:rPr>
          <w:rFonts w:ascii="宋体" w:eastAsia="宋体" w:hAnsi="宋体"/>
          <w:b/>
          <w:bCs/>
          <w:iCs/>
        </w:rPr>
        <w:t>3)</w:t>
      </w:r>
      <w:r w:rsidR="00500927">
        <w:rPr>
          <w:rFonts w:ascii="宋体" w:eastAsia="宋体" w:hAnsi="宋体" w:hint="eastAsia"/>
          <w:iCs/>
        </w:rPr>
        <w:t>计算刻度系数</w:t>
      </w:r>
      <w:r w:rsidR="00805DAA">
        <w:rPr>
          <w:rFonts w:ascii="宋体" w:eastAsia="宋体" w:hAnsi="宋体" w:hint="eastAsia"/>
          <w:iCs/>
        </w:rPr>
        <w:t>和偏移量，然后通过式</w:t>
      </w:r>
      <w:r w:rsidR="00805DAA" w:rsidRPr="002D38AC">
        <w:rPr>
          <w:rFonts w:ascii="宋体" w:eastAsia="宋体" w:hAnsi="宋体"/>
          <w:b/>
          <w:bCs/>
          <w:iCs/>
        </w:rPr>
        <w:t>(1)</w:t>
      </w:r>
      <w:r w:rsidR="00805DAA">
        <w:rPr>
          <w:rFonts w:ascii="宋体" w:eastAsia="宋体" w:hAnsi="宋体" w:hint="eastAsia"/>
          <w:iCs/>
        </w:rPr>
        <w:t>计算第</w:t>
      </w:r>
      <m:oMath>
        <m:r>
          <w:rPr>
            <w:rFonts w:ascii="Cambria Math" w:eastAsia="宋体" w:hAnsi="Cambria Math" w:hint="eastAsia"/>
          </w:rPr>
          <m:t>i</m:t>
        </m:r>
      </m:oMath>
      <w:r w:rsidR="00805DAA">
        <w:rPr>
          <w:rFonts w:ascii="宋体" w:eastAsia="宋体" w:hAnsi="宋体" w:hint="eastAsia"/>
          <w:iCs/>
        </w:rPr>
        <w:t>个深度点的色标值，最后向后移动索引</w:t>
      </w:r>
      <w:r w:rsidRPr="0051285D">
        <w:rPr>
          <w:rFonts w:ascii="宋体" w:eastAsia="宋体" w:hAnsi="宋体"/>
          <w:iCs/>
        </w:rPr>
        <w:t>。</w:t>
      </w:r>
    </w:p>
    <w:p w14:paraId="288F11D9" w14:textId="31F3473F" w:rsidR="00A46B62" w:rsidRDefault="0051285D" w:rsidP="0051285D">
      <w:pPr>
        <w:rPr>
          <w:rFonts w:ascii="宋体" w:eastAsia="宋体" w:hAnsi="宋体"/>
          <w:iCs/>
        </w:rPr>
      </w:pPr>
      <w:r w:rsidRPr="0051285D">
        <w:rPr>
          <w:rFonts w:ascii="宋体" w:eastAsia="宋体" w:hAnsi="宋体"/>
          <w:iCs/>
        </w:rPr>
        <w:tab/>
        <w:t>当窗口下边缘越界时，</w:t>
      </w:r>
      <w:r w:rsidR="00805DAA">
        <w:rPr>
          <w:rFonts w:ascii="宋体" w:eastAsia="宋体" w:hAnsi="宋体" w:hint="eastAsia"/>
          <w:iCs/>
        </w:rPr>
        <w:t>计算尾段数据</w:t>
      </w:r>
      <w:r w:rsidR="002B650C">
        <w:rPr>
          <w:rFonts w:ascii="宋体" w:eastAsia="宋体" w:hAnsi="宋体" w:hint="eastAsia"/>
          <w:iCs/>
        </w:rPr>
        <w:t>，得到整个井段的色标值</w:t>
      </w:r>
      <w:r w:rsidRPr="0051285D">
        <w:rPr>
          <w:rFonts w:ascii="宋体" w:eastAsia="宋体" w:hAnsi="宋体"/>
          <w:iCs/>
        </w:rPr>
        <w:t>。</w:t>
      </w:r>
    </w:p>
    <w:p w14:paraId="601BDE7B" w14:textId="37C8CC3E" w:rsidR="00BA32E2" w:rsidRDefault="00500927" w:rsidP="00A46B62">
      <w:pPr>
        <w:jc w:val="center"/>
        <w:rPr>
          <w:rFonts w:ascii="宋体" w:eastAsia="宋体" w:hAnsi="宋体"/>
          <w:iCs/>
        </w:rPr>
      </w:pPr>
      <w:r>
        <w:rPr>
          <w:rFonts w:ascii="宋体" w:eastAsia="宋体" w:hAnsi="宋体"/>
          <w:iCs/>
          <w:noProof/>
        </w:rPr>
        <w:drawing>
          <wp:inline distT="0" distB="0" distL="0" distR="0" wp14:anchorId="60CAD213" wp14:editId="2D504263">
            <wp:extent cx="5262880" cy="31483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262880" cy="3148330"/>
                    </a:xfrm>
                    <a:prstGeom prst="rect">
                      <a:avLst/>
                    </a:prstGeom>
                    <a:noFill/>
                    <a:ln>
                      <a:noFill/>
                    </a:ln>
                  </pic:spPr>
                </pic:pic>
              </a:graphicData>
            </a:graphic>
          </wp:inline>
        </w:drawing>
      </w:r>
    </w:p>
    <w:p w14:paraId="0EA75860" w14:textId="2AA13ABB" w:rsidR="00A46B62" w:rsidRPr="00A46B62" w:rsidRDefault="00A46B62" w:rsidP="00A46B62">
      <w:pPr>
        <w:jc w:val="center"/>
        <w:rPr>
          <w:rFonts w:ascii="宋体" w:eastAsia="宋体" w:hAnsi="宋体"/>
          <w:color w:val="333333"/>
          <w:sz w:val="20"/>
          <w:szCs w:val="20"/>
        </w:rPr>
      </w:pPr>
      <w:r w:rsidRPr="00A46B62">
        <w:rPr>
          <w:rFonts w:ascii="宋体" w:eastAsia="宋体" w:hAnsi="宋体" w:hint="eastAsia"/>
          <w:color w:val="333333"/>
          <w:sz w:val="20"/>
          <w:szCs w:val="20"/>
        </w:rPr>
        <w:t>图7</w:t>
      </w:r>
      <w:r w:rsidRPr="00A46B62">
        <w:rPr>
          <w:rFonts w:ascii="宋体" w:eastAsia="宋体" w:hAnsi="宋体"/>
          <w:color w:val="333333"/>
          <w:sz w:val="20"/>
          <w:szCs w:val="20"/>
        </w:rPr>
        <w:t xml:space="preserve"> </w:t>
      </w:r>
      <w:r w:rsidRPr="00A46B62">
        <w:rPr>
          <w:rFonts w:ascii="宋体" w:eastAsia="宋体" w:hAnsi="宋体" w:hint="eastAsia"/>
          <w:color w:val="333333"/>
          <w:sz w:val="20"/>
          <w:szCs w:val="20"/>
        </w:rPr>
        <w:t>自适应动态色度标定法</w:t>
      </w:r>
      <w:r>
        <w:rPr>
          <w:rFonts w:ascii="宋体" w:eastAsia="宋体" w:hAnsi="宋体" w:hint="eastAsia"/>
          <w:color w:val="333333"/>
          <w:sz w:val="20"/>
          <w:szCs w:val="20"/>
        </w:rPr>
        <w:t>流程图</w:t>
      </w:r>
    </w:p>
    <w:p w14:paraId="6585D6AA" w14:textId="0124D638" w:rsidR="00A46B62" w:rsidRPr="00A46B62" w:rsidRDefault="00A46B62" w:rsidP="00A46B62">
      <w:pPr>
        <w:jc w:val="center"/>
        <w:rPr>
          <w:rFonts w:ascii="宋体" w:eastAsia="宋体" w:hAnsi="宋体"/>
          <w:iCs/>
        </w:rPr>
      </w:pPr>
      <w:r w:rsidRPr="00A46B62">
        <w:rPr>
          <w:rFonts w:ascii="MicrosoftYaHei" w:hAnsi="MicrosoftYaHei"/>
          <w:color w:val="333333"/>
          <w:sz w:val="20"/>
          <w:szCs w:val="20"/>
        </w:rPr>
        <w:t>Fig.</w:t>
      </w:r>
      <w:r w:rsidRPr="00A46B62">
        <w:rPr>
          <w:rFonts w:ascii="MicrosoftYaHei" w:hAnsi="MicrosoftYaHei" w:hint="eastAsia"/>
          <w:color w:val="333333"/>
          <w:sz w:val="20"/>
          <w:szCs w:val="20"/>
        </w:rPr>
        <w:t>6</w:t>
      </w:r>
      <w:r w:rsidRPr="00A46B62">
        <w:rPr>
          <w:rFonts w:ascii="MicrosoftYaHei" w:hAnsi="MicrosoftYaHei"/>
          <w:color w:val="333333"/>
          <w:sz w:val="20"/>
          <w:szCs w:val="20"/>
        </w:rPr>
        <w:t xml:space="preserve"> Flow chart of adaptive dynamic chroma calibration method</w:t>
      </w:r>
    </w:p>
    <w:p w14:paraId="563105D1" w14:textId="52C8BCC8" w:rsidR="00D9359F" w:rsidRDefault="00D9359F" w:rsidP="00D9359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3</w:t>
      </w:r>
      <w:r w:rsidRPr="006F02C3">
        <w:rPr>
          <w:rFonts w:ascii="����" w:eastAsia="宋体" w:hAnsi="����" w:cs="宋体"/>
          <w:b/>
          <w:bCs/>
          <w:kern w:val="0"/>
          <w:sz w:val="27"/>
          <w:szCs w:val="27"/>
        </w:rPr>
        <w:t>.</w:t>
      </w:r>
      <w:r>
        <w:rPr>
          <w:rFonts w:ascii="����" w:eastAsia="宋体" w:hAnsi="����" w:cs="宋体" w:hint="eastAsia"/>
          <w:b/>
          <w:bCs/>
          <w:kern w:val="0"/>
          <w:sz w:val="27"/>
          <w:szCs w:val="27"/>
        </w:rPr>
        <w:t>2</w:t>
      </w:r>
      <w:r w:rsidRPr="0054698E">
        <w:rPr>
          <w:rFonts w:ascii="����" w:eastAsia="宋体" w:hAnsi="����" w:cs="宋体" w:hint="eastAsia"/>
          <w:b/>
          <w:bCs/>
          <w:kern w:val="0"/>
          <w:sz w:val="27"/>
          <w:szCs w:val="27"/>
        </w:rPr>
        <w:t>消除断层的原理</w:t>
      </w:r>
      <w:ins w:id="33" w:author="dell" w:date="2021-12-16T17:44:00Z">
        <w:r w:rsidR="00107724">
          <w:rPr>
            <w:rFonts w:ascii="����" w:eastAsia="宋体" w:hAnsi="����" w:cs="宋体" w:hint="eastAsia"/>
            <w:b/>
            <w:bCs/>
            <w:kern w:val="0"/>
            <w:sz w:val="27"/>
            <w:szCs w:val="27"/>
          </w:rPr>
          <w:t>与效果</w:t>
        </w:r>
      </w:ins>
    </w:p>
    <w:p w14:paraId="31B905C2" w14:textId="2E11842B" w:rsidR="00D9359F" w:rsidRPr="00D9359F" w:rsidRDefault="00D9359F" w:rsidP="00D9359F">
      <w:pPr>
        <w:rPr>
          <w:rFonts w:ascii="宋体" w:eastAsia="宋体" w:hAnsi="宋体"/>
          <w:iCs/>
        </w:rPr>
      </w:pPr>
      <w:r>
        <w:rPr>
          <w:iCs/>
        </w:rPr>
        <w:tab/>
      </w:r>
      <w:r w:rsidRPr="00D9359F">
        <w:rPr>
          <w:rFonts w:ascii="宋体" w:eastAsia="宋体" w:hAnsi="宋体" w:hint="eastAsia"/>
          <w:iCs/>
        </w:rPr>
        <w:t>利用自适应动态色度标定法，每个深度点的刻度系数和偏移量都依赖于以自身为中心的窗长范围内的最大最小值。由于测井数据在经过平滑后是一阶连续的，因此对于作用于每个深度映射函数的参数</w:t>
      </w:r>
      <m:oMath>
        <m:r>
          <w:rPr>
            <w:rFonts w:ascii="Cambria Math" w:eastAsia="宋体" w:hAnsi="Cambria Math"/>
          </w:rPr>
          <m:t>S</m:t>
        </m:r>
      </m:oMath>
      <w:r w:rsidRPr="00D9359F">
        <w:rPr>
          <w:rFonts w:ascii="宋体" w:eastAsia="宋体" w:hAnsi="宋体"/>
          <w:iCs/>
        </w:rPr>
        <w:t>与</w:t>
      </w:r>
      <m:oMath>
        <m:sSub>
          <m:sSubPr>
            <m:ctrlPr>
              <w:rPr>
                <w:rFonts w:ascii="Cambria Math" w:eastAsia="宋体" w:hAnsi="Cambria Math"/>
                <w:i/>
                <w:iCs/>
              </w:rPr>
            </m:ctrlPr>
          </m:sSubPr>
          <m:e>
            <m:r>
              <w:rPr>
                <w:rFonts w:ascii="Cambria Math" w:eastAsia="宋体" w:hAnsi="Cambria Math"/>
              </w:rPr>
              <m:t>V</m:t>
            </m:r>
          </m:e>
          <m:sub>
            <m:r>
              <w:rPr>
                <w:rFonts w:ascii="Cambria Math" w:eastAsia="宋体" w:hAnsi="Cambria Math"/>
              </w:rPr>
              <m:t>offset</m:t>
            </m:r>
          </m:sub>
        </m:sSub>
      </m:oMath>
      <w:r w:rsidRPr="00D9359F">
        <w:rPr>
          <w:rFonts w:ascii="宋体" w:eastAsia="宋体" w:hAnsi="宋体"/>
          <w:iCs/>
        </w:rPr>
        <w:t>会随着深度点一阶连续</w:t>
      </w:r>
      <w:r>
        <w:rPr>
          <w:rFonts w:ascii="宋体" w:eastAsia="宋体" w:hAnsi="宋体" w:hint="eastAsia"/>
          <w:iCs/>
        </w:rPr>
        <w:t>，如图</w:t>
      </w:r>
      <w:r w:rsidR="00156DC6">
        <w:rPr>
          <w:rFonts w:ascii="宋体" w:eastAsia="宋体" w:hAnsi="宋体" w:hint="eastAsia"/>
          <w:iCs/>
        </w:rPr>
        <w:t>7</w:t>
      </w:r>
      <w:r>
        <w:rPr>
          <w:rFonts w:ascii="宋体" w:eastAsia="宋体" w:hAnsi="宋体" w:hint="eastAsia"/>
          <w:iCs/>
        </w:rPr>
        <w:t>所示</w:t>
      </w:r>
      <w:r w:rsidRPr="00D9359F">
        <w:rPr>
          <w:rFonts w:ascii="宋体" w:eastAsia="宋体" w:hAnsi="宋体"/>
          <w:iCs/>
        </w:rPr>
        <w:t>，不会产生类似动态色度标定时在的突变，可以有效的消除</w:t>
      </w:r>
      <w:r w:rsidR="00A846CE">
        <w:rPr>
          <w:rFonts w:ascii="宋体" w:eastAsia="宋体" w:hAnsi="宋体" w:hint="eastAsia"/>
          <w:iCs/>
        </w:rPr>
        <w:t>窗口</w:t>
      </w:r>
      <w:r w:rsidRPr="00D9359F">
        <w:rPr>
          <w:rFonts w:ascii="宋体" w:eastAsia="宋体" w:hAnsi="宋体"/>
          <w:iCs/>
        </w:rPr>
        <w:t>边界的断层。</w:t>
      </w:r>
    </w:p>
    <w:p w14:paraId="434682D3" w14:textId="29B79295" w:rsidR="00D9359F" w:rsidRDefault="003A45D3" w:rsidP="00D9359F">
      <w:pPr>
        <w:jc w:val="left"/>
        <w:rPr>
          <w:rFonts w:ascii="宋体" w:eastAsia="宋体" w:hAnsi="宋体"/>
          <w:color w:val="333333"/>
          <w:sz w:val="20"/>
          <w:szCs w:val="20"/>
        </w:rPr>
      </w:pPr>
      <w:r>
        <w:rPr>
          <w:rFonts w:ascii="宋体" w:eastAsia="宋体" w:hAnsi="宋体" w:hint="eastAsia"/>
          <w:noProof/>
          <w:color w:val="333333"/>
          <w:sz w:val="20"/>
          <w:szCs w:val="20"/>
        </w:rPr>
        <w:lastRenderedPageBreak/>
        <w:drawing>
          <wp:inline distT="0" distB="0" distL="0" distR="0" wp14:anchorId="7DF1FB6C" wp14:editId="0F3E6DF9">
            <wp:extent cx="5266690" cy="1286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6690" cy="1286510"/>
                    </a:xfrm>
                    <a:prstGeom prst="rect">
                      <a:avLst/>
                    </a:prstGeom>
                    <a:noFill/>
                    <a:ln>
                      <a:noFill/>
                    </a:ln>
                  </pic:spPr>
                </pic:pic>
              </a:graphicData>
            </a:graphic>
          </wp:inline>
        </w:drawing>
      </w:r>
    </w:p>
    <w:p w14:paraId="1FD0530D" w14:textId="3CE98D6A" w:rsidR="003A45D3" w:rsidRPr="00996933" w:rsidRDefault="003A45D3" w:rsidP="003A45D3">
      <w:pPr>
        <w:jc w:val="center"/>
        <w:rPr>
          <w:rFonts w:ascii="宋体" w:eastAsia="宋体" w:hAnsi="宋体"/>
          <w:color w:val="333333"/>
          <w:sz w:val="20"/>
          <w:szCs w:val="20"/>
        </w:rPr>
      </w:pPr>
      <w:r w:rsidRPr="00996933">
        <w:rPr>
          <w:rFonts w:ascii="宋体" w:eastAsia="宋体" w:hAnsi="宋体" w:hint="eastAsia"/>
          <w:color w:val="333333"/>
          <w:sz w:val="20"/>
          <w:szCs w:val="20"/>
        </w:rPr>
        <w:t>图</w:t>
      </w:r>
      <w:r w:rsidR="00156DC6">
        <w:rPr>
          <w:rFonts w:ascii="宋体" w:eastAsia="宋体" w:hAnsi="宋体" w:hint="eastAsia"/>
          <w:color w:val="333333"/>
          <w:sz w:val="20"/>
          <w:szCs w:val="20"/>
        </w:rPr>
        <w:t>7</w:t>
      </w:r>
      <w:r w:rsidRPr="00996933">
        <w:rPr>
          <w:rFonts w:ascii="宋体" w:eastAsia="宋体" w:hAnsi="宋体"/>
          <w:color w:val="333333"/>
          <w:sz w:val="20"/>
          <w:szCs w:val="20"/>
        </w:rPr>
        <w:t xml:space="preserve"> </w:t>
      </w:r>
      <w:r>
        <w:rPr>
          <w:rFonts w:ascii="宋体" w:eastAsia="宋体" w:hAnsi="宋体" w:hint="eastAsia"/>
          <w:color w:val="333333"/>
          <w:sz w:val="20"/>
          <w:szCs w:val="20"/>
        </w:rPr>
        <w:t>自适应</w:t>
      </w:r>
      <w:r w:rsidR="000F7F43">
        <w:rPr>
          <w:rFonts w:ascii="宋体" w:eastAsia="宋体" w:hAnsi="宋体" w:hint="eastAsia"/>
          <w:color w:val="333333"/>
          <w:sz w:val="20"/>
          <w:szCs w:val="20"/>
        </w:rPr>
        <w:t>动态色度标定</w:t>
      </w:r>
      <w:r>
        <w:rPr>
          <w:rFonts w:ascii="宋体" w:eastAsia="宋体" w:hAnsi="宋体" w:hint="eastAsia"/>
          <w:color w:val="333333"/>
          <w:sz w:val="20"/>
          <w:szCs w:val="20"/>
        </w:rPr>
        <w:t>法下各深度点的标定参数</w:t>
      </w:r>
    </w:p>
    <w:p w14:paraId="027F2025" w14:textId="65EC22CB" w:rsidR="003A45D3" w:rsidRDefault="003A45D3" w:rsidP="003A45D3">
      <w:pPr>
        <w:jc w:val="center"/>
        <w:rPr>
          <w:rFonts w:ascii="MicrosoftYaHei" w:hAnsi="MicrosoftYaHei" w:hint="eastAsia"/>
          <w:color w:val="333333"/>
          <w:sz w:val="20"/>
          <w:szCs w:val="20"/>
        </w:rPr>
      </w:pPr>
      <w:r w:rsidRPr="004612FE">
        <w:rPr>
          <w:rFonts w:ascii="MicrosoftYaHei" w:hAnsi="MicrosoftYaHei"/>
          <w:color w:val="333333"/>
          <w:sz w:val="20"/>
          <w:szCs w:val="20"/>
        </w:rPr>
        <w:t>Fig.</w:t>
      </w:r>
      <w:r>
        <w:rPr>
          <w:rFonts w:ascii="MicrosoftYaHei" w:hAnsi="MicrosoftYaHei" w:hint="eastAsia"/>
          <w:color w:val="333333"/>
          <w:sz w:val="20"/>
          <w:szCs w:val="20"/>
        </w:rPr>
        <w:t>6</w:t>
      </w:r>
      <w:r>
        <w:rPr>
          <w:rFonts w:ascii="MicrosoftYaHei" w:hAnsi="MicrosoftYaHei"/>
          <w:color w:val="333333"/>
          <w:sz w:val="20"/>
          <w:szCs w:val="20"/>
        </w:rPr>
        <w:t xml:space="preserve"> </w:t>
      </w:r>
      <w:r w:rsidRPr="00B15EF8">
        <w:rPr>
          <w:rFonts w:ascii="MicrosoftYaHei" w:hAnsi="MicrosoftYaHei"/>
          <w:color w:val="333333"/>
          <w:sz w:val="20"/>
          <w:szCs w:val="20"/>
        </w:rPr>
        <w:t xml:space="preserve">Calibration parameters of each depth point under </w:t>
      </w:r>
      <w:r w:rsidR="000F7F43" w:rsidRPr="000F7F43">
        <w:rPr>
          <w:rFonts w:ascii="MicrosoftYaHei" w:hAnsi="MicrosoftYaHei"/>
          <w:color w:val="333333"/>
          <w:sz w:val="20"/>
          <w:szCs w:val="20"/>
        </w:rPr>
        <w:t>Adaptive dynamic chromaticity calibration</w:t>
      </w:r>
    </w:p>
    <w:p w14:paraId="0A18A7CA" w14:textId="29081EB9" w:rsidR="00AE0A6F" w:rsidRPr="00BD31A0" w:rsidRDefault="00AE0A6F" w:rsidP="00AE0A6F">
      <w:pPr>
        <w:widowControl/>
        <w:spacing w:line="270" w:lineRule="atLeast"/>
        <w:jc w:val="left"/>
        <w:rPr>
          <w:rFonts w:ascii="����" w:eastAsia="宋体" w:hAnsi="����" w:cs="宋体" w:hint="eastAsia"/>
          <w:b/>
          <w:bCs/>
          <w:kern w:val="0"/>
          <w:sz w:val="27"/>
          <w:szCs w:val="27"/>
        </w:rPr>
      </w:pPr>
      <w:r>
        <w:rPr>
          <w:rFonts w:ascii="����" w:eastAsia="宋体" w:hAnsi="����" w:cs="宋体" w:hint="eastAsia"/>
          <w:b/>
          <w:bCs/>
          <w:kern w:val="0"/>
          <w:sz w:val="27"/>
          <w:szCs w:val="27"/>
        </w:rPr>
        <w:t>4</w:t>
      </w:r>
      <w:r w:rsidRPr="006F02C3">
        <w:rPr>
          <w:rFonts w:ascii="����" w:eastAsia="宋体" w:hAnsi="����" w:cs="宋体"/>
          <w:b/>
          <w:bCs/>
          <w:kern w:val="0"/>
          <w:sz w:val="27"/>
          <w:szCs w:val="27"/>
        </w:rPr>
        <w:t> </w:t>
      </w:r>
      <w:r>
        <w:rPr>
          <w:rFonts w:ascii="����" w:eastAsia="宋体" w:hAnsi="����" w:cs="宋体" w:hint="eastAsia"/>
          <w:b/>
          <w:bCs/>
          <w:kern w:val="0"/>
          <w:sz w:val="27"/>
          <w:szCs w:val="27"/>
        </w:rPr>
        <w:t>总结</w:t>
      </w:r>
    </w:p>
    <w:p w14:paraId="55A93D33" w14:textId="77777777" w:rsidR="001F002B" w:rsidRDefault="00B047DB" w:rsidP="000F7F43">
      <w:pPr>
        <w:jc w:val="left"/>
        <w:rPr>
          <w:rFonts w:ascii="宋体" w:eastAsia="宋体" w:hAnsi="宋体"/>
          <w:color w:val="333333"/>
          <w:sz w:val="20"/>
          <w:szCs w:val="20"/>
        </w:rPr>
      </w:pPr>
      <w:r>
        <w:rPr>
          <w:rFonts w:ascii="宋体" w:eastAsia="宋体" w:hAnsi="宋体"/>
          <w:color w:val="333333"/>
          <w:sz w:val="20"/>
          <w:szCs w:val="20"/>
        </w:rPr>
        <w:tab/>
      </w:r>
      <w:r w:rsidR="001056DC">
        <w:rPr>
          <w:rFonts w:ascii="宋体" w:eastAsia="宋体" w:hAnsi="宋体" w:hint="eastAsia"/>
          <w:color w:val="333333"/>
          <w:sz w:val="20"/>
          <w:szCs w:val="20"/>
        </w:rPr>
        <w:t>本文提出了三种对动态色度标定的改进方法，有效的消除了经典色度标定方法在窗口边缘由于标定参数不连续而导致的断层现象。</w:t>
      </w:r>
    </w:p>
    <w:p w14:paraId="5CED412C" w14:textId="43286362" w:rsidR="002D38AC" w:rsidRDefault="001F002B" w:rsidP="000F7F43">
      <w:pPr>
        <w:jc w:val="left"/>
        <w:rPr>
          <w:rFonts w:ascii="宋体" w:eastAsia="宋体" w:hAnsi="宋体"/>
          <w:color w:val="333333"/>
          <w:sz w:val="20"/>
          <w:szCs w:val="20"/>
        </w:rPr>
      </w:pPr>
      <w:r>
        <w:rPr>
          <w:rFonts w:ascii="宋体" w:eastAsia="宋体" w:hAnsi="宋体"/>
          <w:color w:val="333333"/>
          <w:sz w:val="20"/>
          <w:szCs w:val="20"/>
        </w:rPr>
        <w:tab/>
      </w:r>
      <w:r>
        <w:rPr>
          <w:rFonts w:ascii="宋体" w:eastAsia="宋体" w:hAnsi="宋体" w:hint="eastAsia"/>
          <w:color w:val="333333"/>
          <w:sz w:val="20"/>
          <w:szCs w:val="20"/>
        </w:rPr>
        <w:t>平均值法利用多次标定结果，使每个边界处断层现象得到了消减，并且每个数据块所静态色度标定的关联数据并未减少，</w:t>
      </w:r>
      <w:r w:rsidR="00666A16">
        <w:rPr>
          <w:rFonts w:ascii="宋体" w:eastAsia="宋体" w:hAnsi="宋体" w:hint="eastAsia"/>
          <w:color w:val="333333"/>
          <w:sz w:val="20"/>
          <w:szCs w:val="20"/>
        </w:rPr>
        <w:t>不会因为当前数据块数据较为集中从而产生大量噪声</w:t>
      </w:r>
      <w:r>
        <w:rPr>
          <w:rFonts w:ascii="宋体" w:eastAsia="宋体" w:hAnsi="宋体" w:hint="eastAsia"/>
          <w:color w:val="333333"/>
          <w:sz w:val="20"/>
          <w:szCs w:val="20"/>
        </w:rPr>
        <w:t>。</w:t>
      </w:r>
      <w:r w:rsidR="002D38AC">
        <w:rPr>
          <w:rFonts w:ascii="宋体" w:eastAsia="宋体" w:hAnsi="宋体" w:hint="eastAsia"/>
          <w:color w:val="333333"/>
          <w:sz w:val="20"/>
          <w:szCs w:val="20"/>
        </w:rPr>
        <w:t>渐变过渡法</w:t>
      </w:r>
      <w:r w:rsidR="00321996">
        <w:rPr>
          <w:rFonts w:ascii="宋体" w:eastAsia="宋体" w:hAnsi="宋体" w:hint="eastAsia"/>
          <w:color w:val="333333"/>
          <w:sz w:val="20"/>
          <w:szCs w:val="20"/>
        </w:rPr>
        <w:t>计算量最小、消除边界效果好</w:t>
      </w:r>
      <w:r w:rsidR="0063400B">
        <w:rPr>
          <w:rFonts w:ascii="宋体" w:eastAsia="宋体" w:hAnsi="宋体" w:hint="eastAsia"/>
          <w:color w:val="333333"/>
          <w:sz w:val="20"/>
          <w:szCs w:val="20"/>
        </w:rPr>
        <w:t>，但是由于最后一个窗口增长时需要更新窗口内的所有色标值</w:t>
      </w:r>
      <w:r w:rsidR="00903145">
        <w:rPr>
          <w:rFonts w:ascii="宋体" w:eastAsia="宋体" w:hAnsi="宋体" w:hint="eastAsia"/>
          <w:color w:val="333333"/>
          <w:sz w:val="20"/>
          <w:szCs w:val="20"/>
        </w:rPr>
        <w:t>并重新计算重叠部分，在实时随钻过程中尾段</w:t>
      </w:r>
      <w:r w:rsidR="00CC7337">
        <w:rPr>
          <w:rFonts w:ascii="宋体" w:eastAsia="宋体" w:hAnsi="宋体" w:hint="eastAsia"/>
          <w:color w:val="333333"/>
          <w:sz w:val="20"/>
          <w:szCs w:val="20"/>
        </w:rPr>
        <w:t>色标均会变化。自适应动态色度标定能较好的适应实时处理时数据的增长</w:t>
      </w:r>
      <w:r w:rsidR="008F200D">
        <w:rPr>
          <w:rFonts w:ascii="宋体" w:eastAsia="宋体" w:hAnsi="宋体" w:hint="eastAsia"/>
          <w:color w:val="333333"/>
          <w:sz w:val="20"/>
          <w:szCs w:val="20"/>
        </w:rPr>
        <w:t>，增长时只需更新两个深度点的数据。</w:t>
      </w:r>
    </w:p>
    <w:p w14:paraId="7D69B4A4" w14:textId="14EA1725" w:rsidR="000F7F43" w:rsidRDefault="002D38AC" w:rsidP="000F7F43">
      <w:pPr>
        <w:jc w:val="left"/>
        <w:rPr>
          <w:ins w:id="34" w:author="dell" w:date="2021-12-16T17:44:00Z"/>
          <w:rFonts w:ascii="宋体" w:eastAsia="宋体" w:hAnsi="宋体"/>
          <w:color w:val="333333"/>
          <w:sz w:val="20"/>
          <w:szCs w:val="20"/>
        </w:rPr>
      </w:pPr>
      <w:r>
        <w:rPr>
          <w:rFonts w:ascii="宋体" w:eastAsia="宋体" w:hAnsi="宋体"/>
          <w:color w:val="333333"/>
          <w:sz w:val="20"/>
          <w:szCs w:val="20"/>
        </w:rPr>
        <w:tab/>
      </w:r>
      <w:r w:rsidR="00B047DB">
        <w:rPr>
          <w:rFonts w:ascii="宋体" w:eastAsia="宋体" w:hAnsi="宋体" w:hint="eastAsia"/>
          <w:color w:val="333333"/>
          <w:sz w:val="20"/>
          <w:szCs w:val="20"/>
        </w:rPr>
        <w:t>通过消除断层，使方位测井图像的连续性得到了极大的提升，从而使得解释人员更好从数据中提取地层、裂隙、空洞等信息，并使窗口边缘数据也能得到有效的利用，从而提升测井解释的精确度。</w:t>
      </w:r>
    </w:p>
    <w:p w14:paraId="74F52BD5" w14:textId="384827B7" w:rsidR="00734762" w:rsidRPr="000F7F43" w:rsidRDefault="00734762" w:rsidP="000F7F43">
      <w:pPr>
        <w:jc w:val="left"/>
        <w:rPr>
          <w:rFonts w:ascii="宋体" w:eastAsia="宋体" w:hAnsi="宋体"/>
          <w:color w:val="333333"/>
          <w:sz w:val="20"/>
          <w:szCs w:val="20"/>
        </w:rPr>
      </w:pPr>
    </w:p>
    <w:sectPr w:rsidR="00734762" w:rsidRPr="000F7F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7373D" w14:textId="77777777" w:rsidR="00916256" w:rsidRDefault="00916256" w:rsidP="009171C7">
      <w:r>
        <w:separator/>
      </w:r>
    </w:p>
  </w:endnote>
  <w:endnote w:type="continuationSeparator" w:id="0">
    <w:p w14:paraId="09103525" w14:textId="77777777" w:rsidR="00916256" w:rsidRDefault="00916256" w:rsidP="009171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
    <w:altName w:val="Cambria"/>
    <w:panose1 w:val="00000000000000000000"/>
    <w:charset w:val="00"/>
    <w:family w:val="roman"/>
    <w:notTrueType/>
    <w:pitch w:val="default"/>
  </w:font>
  <w:font w:name="MicrosoftYaHei">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1B999" w14:textId="77777777" w:rsidR="00916256" w:rsidRDefault="00916256" w:rsidP="009171C7">
      <w:r>
        <w:separator/>
      </w:r>
    </w:p>
  </w:footnote>
  <w:footnote w:type="continuationSeparator" w:id="0">
    <w:p w14:paraId="6E3F9B80" w14:textId="77777777" w:rsidR="00916256" w:rsidRDefault="00916256" w:rsidP="009171C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ell">
    <w15:presenceInfo w15:providerId="None" w15:userId="dell"/>
  </w15:person>
  <w15:person w15:author="田 恒">
    <w15:presenceInfo w15:providerId="Windows Live" w15:userId="c171f0ee193878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470"/>
    <w:rsid w:val="000B7FE9"/>
    <w:rsid w:val="000D1326"/>
    <w:rsid w:val="000F7F43"/>
    <w:rsid w:val="001056DC"/>
    <w:rsid w:val="00107724"/>
    <w:rsid w:val="00126093"/>
    <w:rsid w:val="00156DC6"/>
    <w:rsid w:val="001776B3"/>
    <w:rsid w:val="00184D22"/>
    <w:rsid w:val="001A26DB"/>
    <w:rsid w:val="001B1151"/>
    <w:rsid w:val="001F002B"/>
    <w:rsid w:val="00216A8C"/>
    <w:rsid w:val="00274380"/>
    <w:rsid w:val="00276220"/>
    <w:rsid w:val="002870DD"/>
    <w:rsid w:val="002B650C"/>
    <w:rsid w:val="002D38AC"/>
    <w:rsid w:val="002D601F"/>
    <w:rsid w:val="002F4833"/>
    <w:rsid w:val="00316CDC"/>
    <w:rsid w:val="00321996"/>
    <w:rsid w:val="00323AA1"/>
    <w:rsid w:val="00366F8F"/>
    <w:rsid w:val="00396369"/>
    <w:rsid w:val="003A45D3"/>
    <w:rsid w:val="003A4BD9"/>
    <w:rsid w:val="003B2FF8"/>
    <w:rsid w:val="003D366A"/>
    <w:rsid w:val="003E6913"/>
    <w:rsid w:val="004612FE"/>
    <w:rsid w:val="00461949"/>
    <w:rsid w:val="00471013"/>
    <w:rsid w:val="00486B43"/>
    <w:rsid w:val="00495B56"/>
    <w:rsid w:val="004B1ABB"/>
    <w:rsid w:val="004C409E"/>
    <w:rsid w:val="004D47F5"/>
    <w:rsid w:val="00500927"/>
    <w:rsid w:val="0051285D"/>
    <w:rsid w:val="005A6312"/>
    <w:rsid w:val="005B3533"/>
    <w:rsid w:val="005F7E42"/>
    <w:rsid w:val="00623CBD"/>
    <w:rsid w:val="00630C51"/>
    <w:rsid w:val="0063400B"/>
    <w:rsid w:val="006546F9"/>
    <w:rsid w:val="00666A16"/>
    <w:rsid w:val="006730A9"/>
    <w:rsid w:val="006B1F7B"/>
    <w:rsid w:val="006C1D7B"/>
    <w:rsid w:val="006C7DBD"/>
    <w:rsid w:val="007320B7"/>
    <w:rsid w:val="00734762"/>
    <w:rsid w:val="00777314"/>
    <w:rsid w:val="007803A1"/>
    <w:rsid w:val="007A0EB2"/>
    <w:rsid w:val="007A27B2"/>
    <w:rsid w:val="007D056F"/>
    <w:rsid w:val="00805DAA"/>
    <w:rsid w:val="00836622"/>
    <w:rsid w:val="008567D9"/>
    <w:rsid w:val="0088412E"/>
    <w:rsid w:val="008A2454"/>
    <w:rsid w:val="008C004B"/>
    <w:rsid w:val="008D7FD1"/>
    <w:rsid w:val="008F200D"/>
    <w:rsid w:val="00903145"/>
    <w:rsid w:val="0090651D"/>
    <w:rsid w:val="00916256"/>
    <w:rsid w:val="009171C7"/>
    <w:rsid w:val="00996933"/>
    <w:rsid w:val="009A72A6"/>
    <w:rsid w:val="009E188F"/>
    <w:rsid w:val="00A35576"/>
    <w:rsid w:val="00A46B62"/>
    <w:rsid w:val="00A54B86"/>
    <w:rsid w:val="00A846CE"/>
    <w:rsid w:val="00AC619F"/>
    <w:rsid w:val="00AD352E"/>
    <w:rsid w:val="00AD70A8"/>
    <w:rsid w:val="00AE0A6F"/>
    <w:rsid w:val="00B047DB"/>
    <w:rsid w:val="00B15EF8"/>
    <w:rsid w:val="00B26AE1"/>
    <w:rsid w:val="00B43E13"/>
    <w:rsid w:val="00B90AAE"/>
    <w:rsid w:val="00B91F99"/>
    <w:rsid w:val="00B93252"/>
    <w:rsid w:val="00BA0A29"/>
    <w:rsid w:val="00BA32E2"/>
    <w:rsid w:val="00BC52F1"/>
    <w:rsid w:val="00BF4441"/>
    <w:rsid w:val="00C063B0"/>
    <w:rsid w:val="00C62E1E"/>
    <w:rsid w:val="00C70695"/>
    <w:rsid w:val="00C91688"/>
    <w:rsid w:val="00C94B5C"/>
    <w:rsid w:val="00CC7337"/>
    <w:rsid w:val="00D267E1"/>
    <w:rsid w:val="00D55770"/>
    <w:rsid w:val="00D906B7"/>
    <w:rsid w:val="00D9359F"/>
    <w:rsid w:val="00DE1D0B"/>
    <w:rsid w:val="00E51617"/>
    <w:rsid w:val="00E9780B"/>
    <w:rsid w:val="00EA7A57"/>
    <w:rsid w:val="00EB403D"/>
    <w:rsid w:val="00EE3A43"/>
    <w:rsid w:val="00F12048"/>
    <w:rsid w:val="00F12921"/>
    <w:rsid w:val="00F56470"/>
    <w:rsid w:val="00FF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58533"/>
  <w15:chartTrackingRefBased/>
  <w15:docId w15:val="{86E1574D-51A8-44F6-8BF0-0267ECFBCF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C619F"/>
    <w:pPr>
      <w:widowControl w:val="0"/>
      <w:jc w:val="both"/>
    </w:pPr>
  </w:style>
  <w:style w:type="paragraph" w:styleId="1">
    <w:name w:val="heading 1"/>
    <w:basedOn w:val="a"/>
    <w:next w:val="a"/>
    <w:link w:val="10"/>
    <w:uiPriority w:val="9"/>
    <w:qFormat/>
    <w:rsid w:val="0088412E"/>
    <w:pPr>
      <w:keepNext/>
      <w:keepLines/>
      <w:spacing w:before="340" w:after="330" w:line="578" w:lineRule="auto"/>
      <w:outlineLvl w:val="0"/>
    </w:pPr>
    <w:rPr>
      <w:rFonts w:eastAsia="宋体"/>
      <w:b/>
      <w:bCs/>
      <w:kern w:val="44"/>
      <w:sz w:val="44"/>
      <w:szCs w:val="44"/>
    </w:rPr>
  </w:style>
  <w:style w:type="paragraph" w:styleId="2">
    <w:name w:val="heading 2"/>
    <w:basedOn w:val="a"/>
    <w:next w:val="a"/>
    <w:link w:val="20"/>
    <w:uiPriority w:val="9"/>
    <w:unhideWhenUsed/>
    <w:qFormat/>
    <w:rsid w:val="0088412E"/>
    <w:pPr>
      <w:keepNext/>
      <w:keepLines/>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uiPriority w:val="9"/>
    <w:unhideWhenUsed/>
    <w:qFormat/>
    <w:rsid w:val="0088412E"/>
    <w:pPr>
      <w:keepNext/>
      <w:keepLines/>
      <w:spacing w:before="260" w:after="260" w:line="416" w:lineRule="auto"/>
      <w:outlineLvl w:val="2"/>
    </w:pPr>
    <w:rPr>
      <w:rFonts w:eastAsia="宋体"/>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8412E"/>
    <w:rPr>
      <w:rFonts w:eastAsia="宋体"/>
      <w:b/>
      <w:bCs/>
      <w:kern w:val="44"/>
      <w:sz w:val="44"/>
      <w:szCs w:val="44"/>
    </w:rPr>
  </w:style>
  <w:style w:type="character" w:customStyle="1" w:styleId="20">
    <w:name w:val="标题 2 字符"/>
    <w:basedOn w:val="a0"/>
    <w:link w:val="2"/>
    <w:uiPriority w:val="9"/>
    <w:rsid w:val="0088412E"/>
    <w:rPr>
      <w:rFonts w:asciiTheme="majorHAnsi" w:eastAsia="宋体" w:hAnsiTheme="majorHAnsi" w:cstheme="majorBidi"/>
      <w:b/>
      <w:bCs/>
      <w:sz w:val="32"/>
      <w:szCs w:val="32"/>
    </w:rPr>
  </w:style>
  <w:style w:type="character" w:customStyle="1" w:styleId="30">
    <w:name w:val="标题 3 字符"/>
    <w:basedOn w:val="a0"/>
    <w:link w:val="3"/>
    <w:uiPriority w:val="9"/>
    <w:rsid w:val="0088412E"/>
    <w:rPr>
      <w:rFonts w:eastAsia="宋体"/>
      <w:b/>
      <w:bCs/>
      <w:sz w:val="32"/>
      <w:szCs w:val="32"/>
    </w:rPr>
  </w:style>
  <w:style w:type="table" w:customStyle="1" w:styleId="a3">
    <w:name w:val="图表"/>
    <w:basedOn w:val="a1"/>
    <w:uiPriority w:val="99"/>
    <w:rsid w:val="00996933"/>
    <w:tblPr/>
  </w:style>
  <w:style w:type="character" w:styleId="a4">
    <w:name w:val="Placeholder Text"/>
    <w:basedOn w:val="a0"/>
    <w:uiPriority w:val="99"/>
    <w:semiHidden/>
    <w:rsid w:val="004D47F5"/>
    <w:rPr>
      <w:color w:val="808080"/>
    </w:rPr>
  </w:style>
  <w:style w:type="paragraph" w:styleId="a5">
    <w:name w:val="header"/>
    <w:basedOn w:val="a"/>
    <w:link w:val="a6"/>
    <w:uiPriority w:val="99"/>
    <w:unhideWhenUsed/>
    <w:rsid w:val="009171C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171C7"/>
    <w:rPr>
      <w:sz w:val="18"/>
      <w:szCs w:val="18"/>
    </w:rPr>
  </w:style>
  <w:style w:type="paragraph" w:styleId="a7">
    <w:name w:val="footer"/>
    <w:basedOn w:val="a"/>
    <w:link w:val="a8"/>
    <w:uiPriority w:val="99"/>
    <w:unhideWhenUsed/>
    <w:rsid w:val="009171C7"/>
    <w:pPr>
      <w:tabs>
        <w:tab w:val="center" w:pos="4153"/>
        <w:tab w:val="right" w:pos="8306"/>
      </w:tabs>
      <w:snapToGrid w:val="0"/>
      <w:jc w:val="left"/>
    </w:pPr>
    <w:rPr>
      <w:sz w:val="18"/>
      <w:szCs w:val="18"/>
    </w:rPr>
  </w:style>
  <w:style w:type="character" w:customStyle="1" w:styleId="a8">
    <w:name w:val="页脚 字符"/>
    <w:basedOn w:val="a0"/>
    <w:link w:val="a7"/>
    <w:uiPriority w:val="99"/>
    <w:rsid w:val="009171C7"/>
    <w:rPr>
      <w:sz w:val="18"/>
      <w:szCs w:val="18"/>
    </w:rPr>
  </w:style>
  <w:style w:type="paragraph" w:styleId="a9">
    <w:name w:val="Balloon Text"/>
    <w:basedOn w:val="a"/>
    <w:link w:val="aa"/>
    <w:uiPriority w:val="99"/>
    <w:semiHidden/>
    <w:unhideWhenUsed/>
    <w:rsid w:val="00461949"/>
    <w:rPr>
      <w:sz w:val="18"/>
      <w:szCs w:val="18"/>
    </w:rPr>
  </w:style>
  <w:style w:type="character" w:customStyle="1" w:styleId="aa">
    <w:name w:val="批注框文本 字符"/>
    <w:basedOn w:val="a0"/>
    <w:link w:val="a9"/>
    <w:uiPriority w:val="99"/>
    <w:semiHidden/>
    <w:rsid w:val="00461949"/>
    <w:rPr>
      <w:sz w:val="18"/>
      <w:szCs w:val="18"/>
    </w:rPr>
  </w:style>
  <w:style w:type="paragraph" w:styleId="ab">
    <w:name w:val="Revision"/>
    <w:hidden/>
    <w:uiPriority w:val="99"/>
    <w:semiHidden/>
    <w:rsid w:val="009065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7134">
      <w:bodyDiv w:val="1"/>
      <w:marLeft w:val="0"/>
      <w:marRight w:val="0"/>
      <w:marTop w:val="0"/>
      <w:marBottom w:val="0"/>
      <w:divBdr>
        <w:top w:val="none" w:sz="0" w:space="0" w:color="auto"/>
        <w:left w:val="none" w:sz="0" w:space="0" w:color="auto"/>
        <w:bottom w:val="none" w:sz="0" w:space="0" w:color="auto"/>
        <w:right w:val="none" w:sz="0" w:space="0" w:color="auto"/>
      </w:divBdr>
    </w:div>
    <w:div w:id="1084763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microsoft.com/office/2011/relationships/people" Target="people.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1122</Words>
  <Characters>6401</Characters>
  <Application>Microsoft Office Word</Application>
  <DocSecurity>0</DocSecurity>
  <Lines>53</Lines>
  <Paragraphs>15</Paragraphs>
  <ScaleCrop>false</ScaleCrop>
  <Company/>
  <LinksUpToDate>false</LinksUpToDate>
  <CharactersWithSpaces>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恒</dc:creator>
  <cp:keywords/>
  <dc:description/>
  <cp:lastModifiedBy>田 恒</cp:lastModifiedBy>
  <cp:revision>2</cp:revision>
  <dcterms:created xsi:type="dcterms:W3CDTF">2021-12-19T05:47:00Z</dcterms:created>
  <dcterms:modified xsi:type="dcterms:W3CDTF">2021-12-19T05:47:00Z</dcterms:modified>
</cp:coreProperties>
</file>